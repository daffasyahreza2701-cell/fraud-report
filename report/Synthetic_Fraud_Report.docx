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05087" w:rsidRDefault="00000000">
      <w:pPr>
        <w:jc w:val="center"/>
        <w:rPr>
          <w:rFonts w:ascii="Calibri" w:eastAsia="Calibri" w:hAnsi="Calibri" w:cs="Calibri"/>
          <w:sz w:val="32"/>
          <w:szCs w:val="32"/>
        </w:rPr>
      </w:pPr>
      <w:r>
        <w:rPr>
          <w:rFonts w:ascii="Calibri" w:eastAsia="Calibri" w:hAnsi="Calibri" w:cs="Calibri"/>
          <w:sz w:val="32"/>
          <w:szCs w:val="32"/>
        </w:rPr>
        <w:t>FRAUD REPORT</w:t>
      </w:r>
    </w:p>
    <w:p w14:paraId="00000002" w14:textId="77777777" w:rsidR="00405087" w:rsidRDefault="00405087">
      <w:pPr>
        <w:jc w:val="center"/>
        <w:rPr>
          <w:rFonts w:ascii="Calibri" w:eastAsia="Calibri" w:hAnsi="Calibri" w:cs="Calibri"/>
        </w:rPr>
      </w:pPr>
    </w:p>
    <w:p w14:paraId="00000003" w14:textId="77777777" w:rsidR="00405087" w:rsidRDefault="00000000">
      <w:pPr>
        <w:tabs>
          <w:tab w:val="left" w:pos="1350"/>
        </w:tabs>
        <w:rPr>
          <w:rFonts w:ascii="Calibri" w:eastAsia="Calibri" w:hAnsi="Calibri" w:cs="Calibri"/>
          <w:sz w:val="24"/>
          <w:szCs w:val="24"/>
        </w:rPr>
      </w:pPr>
      <w:r>
        <w:rPr>
          <w:rFonts w:ascii="Calibri" w:eastAsia="Calibri" w:hAnsi="Calibri" w:cs="Calibri"/>
          <w:sz w:val="24"/>
          <w:szCs w:val="24"/>
        </w:rPr>
        <w:t>Dataset</w:t>
      </w:r>
      <w:r>
        <w:rPr>
          <w:rFonts w:ascii="Calibri" w:eastAsia="Calibri" w:hAnsi="Calibri" w:cs="Calibri"/>
          <w:sz w:val="24"/>
          <w:szCs w:val="24"/>
        </w:rPr>
        <w:tab/>
        <w:t xml:space="preserve">: SYNTHETIC FINANCIAL DATA </w:t>
      </w:r>
    </w:p>
    <w:p w14:paraId="00000004" w14:textId="77777777" w:rsidR="00405087" w:rsidRDefault="00405087">
      <w:pPr>
        <w:tabs>
          <w:tab w:val="left" w:pos="1350"/>
        </w:tabs>
        <w:rPr>
          <w:rFonts w:ascii="Calibri" w:eastAsia="Calibri" w:hAnsi="Calibri" w:cs="Calibri"/>
          <w:sz w:val="18"/>
          <w:szCs w:val="18"/>
        </w:rPr>
      </w:pPr>
    </w:p>
    <w:p w14:paraId="00000005" w14:textId="77777777" w:rsidR="00405087" w:rsidRDefault="00000000">
      <w:pPr>
        <w:tabs>
          <w:tab w:val="left" w:pos="1350"/>
        </w:tabs>
        <w:rPr>
          <w:rFonts w:ascii="Calibri" w:eastAsia="Calibri" w:hAnsi="Calibri" w:cs="Calibri"/>
          <w:sz w:val="24"/>
          <w:szCs w:val="24"/>
        </w:rPr>
      </w:pPr>
      <w:r>
        <w:rPr>
          <w:rFonts w:ascii="Calibri" w:eastAsia="Calibri" w:hAnsi="Calibri" w:cs="Calibri"/>
          <w:sz w:val="24"/>
          <w:szCs w:val="24"/>
        </w:rPr>
        <w:t>Data Analyst</w:t>
      </w:r>
      <w:r>
        <w:rPr>
          <w:rFonts w:ascii="Calibri" w:eastAsia="Calibri" w:hAnsi="Calibri" w:cs="Calibri"/>
          <w:sz w:val="24"/>
          <w:szCs w:val="24"/>
        </w:rPr>
        <w:tab/>
        <w:t>: Daffa Syahreza</w:t>
      </w:r>
    </w:p>
    <w:p w14:paraId="00000006" w14:textId="77777777" w:rsidR="00405087" w:rsidRDefault="00405087">
      <w:pPr>
        <w:rPr>
          <w:rFonts w:ascii="Calibri" w:eastAsia="Calibri" w:hAnsi="Calibri" w:cs="Calibri"/>
          <w:sz w:val="24"/>
          <w:szCs w:val="24"/>
        </w:rPr>
      </w:pPr>
    </w:p>
    <w:p w14:paraId="00000007" w14:textId="77777777" w:rsidR="00405087" w:rsidRDefault="00000000">
      <w:pPr>
        <w:rPr>
          <w:rFonts w:ascii="Calibri" w:eastAsia="Calibri" w:hAnsi="Calibri" w:cs="Calibri"/>
          <w:sz w:val="24"/>
          <w:szCs w:val="24"/>
        </w:rPr>
      </w:pPr>
      <w:r>
        <w:rPr>
          <w:rFonts w:ascii="Calibri" w:eastAsia="Calibri" w:hAnsi="Calibri" w:cs="Calibri"/>
          <w:sz w:val="24"/>
          <w:szCs w:val="24"/>
        </w:rPr>
        <w:t>SUMMARY</w:t>
      </w:r>
    </w:p>
    <w:p w14:paraId="00000008" w14:textId="77777777" w:rsidR="00405087" w:rsidRDefault="00000000">
      <w:pPr>
        <w:numPr>
          <w:ilvl w:val="0"/>
          <w:numId w:val="1"/>
        </w:numPr>
        <w:rPr>
          <w:rFonts w:ascii="Calibri" w:eastAsia="Calibri" w:hAnsi="Calibri" w:cs="Calibri"/>
          <w:sz w:val="24"/>
          <w:szCs w:val="24"/>
        </w:rPr>
      </w:pPr>
      <w:r>
        <w:rPr>
          <w:rFonts w:ascii="Calibri" w:eastAsia="Calibri" w:hAnsi="Calibri" w:cs="Calibri"/>
          <w:sz w:val="24"/>
          <w:szCs w:val="24"/>
        </w:rPr>
        <w:t>Business Problem</w:t>
      </w:r>
    </w:p>
    <w:p w14:paraId="00000009" w14:textId="77777777" w:rsidR="00405087" w:rsidRDefault="00000000">
      <w:pPr>
        <w:numPr>
          <w:ilvl w:val="0"/>
          <w:numId w:val="1"/>
        </w:numPr>
        <w:rPr>
          <w:rFonts w:ascii="Calibri" w:eastAsia="Calibri" w:hAnsi="Calibri" w:cs="Calibri"/>
          <w:sz w:val="24"/>
          <w:szCs w:val="24"/>
        </w:rPr>
      </w:pPr>
      <w:r>
        <w:rPr>
          <w:rFonts w:ascii="Calibri" w:eastAsia="Calibri" w:hAnsi="Calibri" w:cs="Calibri"/>
          <w:sz w:val="24"/>
          <w:szCs w:val="24"/>
        </w:rPr>
        <w:t>Dataset</w:t>
      </w:r>
    </w:p>
    <w:p w14:paraId="0000000A" w14:textId="77777777" w:rsidR="00405087" w:rsidRDefault="00000000">
      <w:pPr>
        <w:numPr>
          <w:ilvl w:val="0"/>
          <w:numId w:val="1"/>
        </w:numPr>
        <w:rPr>
          <w:rFonts w:ascii="Calibri" w:eastAsia="Calibri" w:hAnsi="Calibri" w:cs="Calibri"/>
          <w:sz w:val="24"/>
          <w:szCs w:val="24"/>
        </w:rPr>
      </w:pPr>
      <w:r>
        <w:rPr>
          <w:rFonts w:ascii="Calibri" w:eastAsia="Calibri" w:hAnsi="Calibri" w:cs="Calibri"/>
          <w:sz w:val="24"/>
          <w:szCs w:val="24"/>
        </w:rPr>
        <w:t>Analysis</w:t>
      </w:r>
    </w:p>
    <w:p w14:paraId="0000000B" w14:textId="77777777" w:rsidR="00405087" w:rsidRDefault="00000000">
      <w:pPr>
        <w:numPr>
          <w:ilvl w:val="0"/>
          <w:numId w:val="1"/>
        </w:numPr>
        <w:rPr>
          <w:rFonts w:ascii="Calibri" w:eastAsia="Calibri" w:hAnsi="Calibri" w:cs="Calibri"/>
          <w:sz w:val="24"/>
          <w:szCs w:val="24"/>
        </w:rPr>
      </w:pPr>
      <w:r>
        <w:rPr>
          <w:rFonts w:ascii="Calibri" w:eastAsia="Calibri" w:hAnsi="Calibri" w:cs="Calibri"/>
          <w:sz w:val="24"/>
          <w:szCs w:val="24"/>
        </w:rPr>
        <w:t>Key Findings</w:t>
      </w:r>
    </w:p>
    <w:p w14:paraId="0000000C" w14:textId="77777777" w:rsidR="00405087" w:rsidRDefault="00000000">
      <w:pPr>
        <w:numPr>
          <w:ilvl w:val="0"/>
          <w:numId w:val="1"/>
        </w:numPr>
        <w:rPr>
          <w:rFonts w:ascii="Calibri" w:eastAsia="Calibri" w:hAnsi="Calibri" w:cs="Calibri"/>
        </w:rPr>
      </w:pPr>
      <w:r>
        <w:rPr>
          <w:rFonts w:ascii="Calibri" w:eastAsia="Calibri" w:hAnsi="Calibri" w:cs="Calibri"/>
          <w:sz w:val="24"/>
          <w:szCs w:val="24"/>
        </w:rPr>
        <w:t>Recommendations</w:t>
      </w:r>
      <w:r>
        <w:rPr>
          <w:rFonts w:ascii="Calibri" w:eastAsia="Calibri" w:hAnsi="Calibri" w:cs="Calibri"/>
        </w:rPr>
        <w:t xml:space="preserve"> </w:t>
      </w:r>
    </w:p>
    <w:p w14:paraId="0000000D" w14:textId="77777777" w:rsidR="00405087" w:rsidRDefault="00405087">
      <w:pPr>
        <w:rPr>
          <w:rFonts w:ascii="Calibri" w:eastAsia="Calibri" w:hAnsi="Calibri" w:cs="Calibri"/>
        </w:rPr>
      </w:pPr>
    </w:p>
    <w:p w14:paraId="0000000E" w14:textId="77777777" w:rsidR="00405087" w:rsidRDefault="00405087">
      <w:pPr>
        <w:rPr>
          <w:rFonts w:ascii="Calibri" w:eastAsia="Calibri" w:hAnsi="Calibri" w:cs="Calibri"/>
        </w:rPr>
      </w:pPr>
    </w:p>
    <w:p w14:paraId="0000000F" w14:textId="77777777" w:rsidR="00405087" w:rsidRDefault="00000000">
      <w:pPr>
        <w:numPr>
          <w:ilvl w:val="0"/>
          <w:numId w:val="4"/>
        </w:numPr>
        <w:ind w:left="360"/>
        <w:rPr>
          <w:rFonts w:ascii="Calibri" w:eastAsia="Calibri" w:hAnsi="Calibri" w:cs="Calibri"/>
          <w:sz w:val="24"/>
          <w:szCs w:val="24"/>
        </w:rPr>
      </w:pPr>
      <w:r>
        <w:rPr>
          <w:rFonts w:ascii="Calibri" w:eastAsia="Calibri" w:hAnsi="Calibri" w:cs="Calibri"/>
          <w:sz w:val="24"/>
          <w:szCs w:val="24"/>
        </w:rPr>
        <w:t xml:space="preserve">Business Problem </w:t>
      </w:r>
    </w:p>
    <w:p w14:paraId="00000010" w14:textId="77777777" w:rsidR="00405087" w:rsidRDefault="00000000">
      <w:pPr>
        <w:ind w:left="720"/>
        <w:jc w:val="both"/>
        <w:rPr>
          <w:rFonts w:ascii="Calibri" w:eastAsia="Calibri" w:hAnsi="Calibri" w:cs="Calibri"/>
          <w:sz w:val="24"/>
          <w:szCs w:val="24"/>
        </w:rPr>
      </w:pPr>
      <w:r>
        <w:rPr>
          <w:rFonts w:ascii="Calibri" w:eastAsia="Calibri" w:hAnsi="Calibri" w:cs="Calibri"/>
          <w:sz w:val="24"/>
          <w:szCs w:val="24"/>
        </w:rPr>
        <w:t xml:space="preserve">A financial institution has observed fraudulent transactions within its payment system. The objective is to identify which customer segments, transaction categories, locations, and times of day exhibit elevated fraud risk so the fraud operations team can prioritize monitoring and allocate investigative resources more effectively. </w:t>
      </w:r>
    </w:p>
    <w:p w14:paraId="00000011" w14:textId="77777777" w:rsidR="00405087" w:rsidRDefault="00405087">
      <w:pPr>
        <w:ind w:left="720"/>
        <w:rPr>
          <w:rFonts w:ascii="Calibri" w:eastAsia="Calibri" w:hAnsi="Calibri" w:cs="Calibri"/>
          <w:sz w:val="24"/>
          <w:szCs w:val="24"/>
        </w:rPr>
      </w:pPr>
    </w:p>
    <w:p w14:paraId="00000012" w14:textId="77777777" w:rsidR="00405087" w:rsidRDefault="00000000">
      <w:pPr>
        <w:numPr>
          <w:ilvl w:val="0"/>
          <w:numId w:val="4"/>
        </w:numPr>
        <w:ind w:left="360"/>
        <w:rPr>
          <w:rFonts w:ascii="Calibri" w:eastAsia="Calibri" w:hAnsi="Calibri" w:cs="Calibri"/>
          <w:sz w:val="24"/>
          <w:szCs w:val="24"/>
        </w:rPr>
      </w:pPr>
      <w:r>
        <w:rPr>
          <w:rFonts w:ascii="Calibri" w:eastAsia="Calibri" w:hAnsi="Calibri" w:cs="Calibri"/>
          <w:sz w:val="24"/>
          <w:szCs w:val="24"/>
        </w:rPr>
        <w:t>Dataset</w:t>
      </w:r>
    </w:p>
    <w:p w14:paraId="00000013" w14:textId="77777777" w:rsidR="00405087" w:rsidRDefault="00000000">
      <w:pPr>
        <w:numPr>
          <w:ilvl w:val="0"/>
          <w:numId w:val="2"/>
        </w:numPr>
        <w:tabs>
          <w:tab w:val="left" w:pos="4050"/>
          <w:tab w:val="left" w:pos="1530"/>
        </w:tabs>
        <w:rPr>
          <w:rFonts w:ascii="Calibri" w:eastAsia="Calibri" w:hAnsi="Calibri" w:cs="Calibri"/>
          <w:sz w:val="24"/>
          <w:szCs w:val="24"/>
        </w:rPr>
      </w:pPr>
      <w:r>
        <w:rPr>
          <w:rFonts w:ascii="Calibri" w:eastAsia="Calibri" w:hAnsi="Calibri" w:cs="Calibri"/>
          <w:sz w:val="24"/>
          <w:szCs w:val="24"/>
        </w:rPr>
        <w:t xml:space="preserve">Number </w:t>
      </w:r>
      <w:proofErr w:type="gramStart"/>
      <w:r>
        <w:rPr>
          <w:rFonts w:ascii="Calibri" w:eastAsia="Calibri" w:hAnsi="Calibri" w:cs="Calibri"/>
          <w:sz w:val="24"/>
          <w:szCs w:val="24"/>
        </w:rPr>
        <w:t>of  transactions</w:t>
      </w:r>
      <w:proofErr w:type="gramEnd"/>
      <w:r>
        <w:rPr>
          <w:rFonts w:ascii="Calibri" w:eastAsia="Calibri" w:hAnsi="Calibri" w:cs="Calibri"/>
          <w:sz w:val="24"/>
          <w:szCs w:val="24"/>
        </w:rPr>
        <w:tab/>
        <w:t>: 10000 transactions</w:t>
      </w:r>
    </w:p>
    <w:p w14:paraId="00000014" w14:textId="77777777" w:rsidR="00405087" w:rsidRDefault="00000000">
      <w:pPr>
        <w:numPr>
          <w:ilvl w:val="0"/>
          <w:numId w:val="2"/>
        </w:numPr>
        <w:tabs>
          <w:tab w:val="left" w:pos="4050"/>
          <w:tab w:val="left" w:pos="1530"/>
        </w:tabs>
        <w:rPr>
          <w:rFonts w:ascii="Calibri" w:eastAsia="Calibri" w:hAnsi="Calibri" w:cs="Calibri"/>
          <w:sz w:val="24"/>
          <w:szCs w:val="24"/>
        </w:rPr>
      </w:pPr>
      <w:r>
        <w:rPr>
          <w:rFonts w:ascii="Calibri" w:eastAsia="Calibri" w:hAnsi="Calibri" w:cs="Calibri"/>
          <w:sz w:val="24"/>
          <w:szCs w:val="24"/>
        </w:rPr>
        <w:t>Number of features</w:t>
      </w:r>
      <w:r>
        <w:rPr>
          <w:rFonts w:ascii="Calibri" w:eastAsia="Calibri" w:hAnsi="Calibri" w:cs="Calibri"/>
          <w:sz w:val="24"/>
          <w:szCs w:val="24"/>
        </w:rPr>
        <w:tab/>
        <w:t>: There are 11 features</w:t>
      </w:r>
    </w:p>
    <w:p w14:paraId="00000015" w14:textId="77777777" w:rsidR="00405087" w:rsidRDefault="00000000">
      <w:pPr>
        <w:numPr>
          <w:ilvl w:val="0"/>
          <w:numId w:val="2"/>
        </w:numPr>
        <w:tabs>
          <w:tab w:val="left" w:pos="4050"/>
          <w:tab w:val="left" w:pos="1530"/>
        </w:tabs>
        <w:rPr>
          <w:rFonts w:ascii="Calibri" w:eastAsia="Calibri" w:hAnsi="Calibri" w:cs="Calibri"/>
          <w:sz w:val="24"/>
          <w:szCs w:val="24"/>
        </w:rPr>
      </w:pPr>
      <w:r>
        <w:rPr>
          <w:rFonts w:ascii="Calibri" w:eastAsia="Calibri" w:hAnsi="Calibri" w:cs="Calibri"/>
          <w:sz w:val="24"/>
          <w:szCs w:val="24"/>
        </w:rPr>
        <w:t>Transaction period</w:t>
      </w:r>
      <w:r>
        <w:rPr>
          <w:rFonts w:ascii="Calibri" w:eastAsia="Calibri" w:hAnsi="Calibri" w:cs="Calibri"/>
          <w:sz w:val="24"/>
          <w:szCs w:val="24"/>
        </w:rPr>
        <w:tab/>
        <w:t>: 2023-01-01 from 00:00:00 to 02:00:00</w:t>
      </w:r>
    </w:p>
    <w:p w14:paraId="00000016" w14:textId="3E5381E6" w:rsidR="00405087" w:rsidRDefault="00000000">
      <w:pPr>
        <w:numPr>
          <w:ilvl w:val="0"/>
          <w:numId w:val="2"/>
        </w:numPr>
        <w:tabs>
          <w:tab w:val="left" w:pos="4050"/>
          <w:tab w:val="left" w:pos="3240"/>
          <w:tab w:val="left" w:pos="1530"/>
        </w:tabs>
        <w:rPr>
          <w:rFonts w:ascii="Calibri" w:eastAsia="Calibri" w:hAnsi="Calibri" w:cs="Calibri"/>
          <w:sz w:val="24"/>
          <w:szCs w:val="24"/>
        </w:rPr>
      </w:pPr>
      <w:r>
        <w:rPr>
          <w:rFonts w:ascii="Calibri" w:eastAsia="Calibri" w:hAnsi="Calibri" w:cs="Calibri"/>
          <w:sz w:val="24"/>
          <w:szCs w:val="24"/>
        </w:rPr>
        <w:t>Key variables</w:t>
      </w:r>
      <w:r>
        <w:rPr>
          <w:rFonts w:ascii="Calibri" w:eastAsia="Calibri" w:hAnsi="Calibri" w:cs="Calibri"/>
          <w:sz w:val="24"/>
          <w:szCs w:val="24"/>
        </w:rPr>
        <w:tab/>
        <w:t xml:space="preserve">: amount, </w:t>
      </w:r>
      <w:proofErr w:type="spellStart"/>
      <w:r>
        <w:rPr>
          <w:rFonts w:ascii="Calibri" w:eastAsia="Calibri" w:hAnsi="Calibri" w:cs="Calibri"/>
          <w:sz w:val="24"/>
          <w:szCs w:val="24"/>
        </w:rPr>
        <w:t>is_fraudulent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card_type</w:t>
      </w:r>
      <w:proofErr w:type="spellEnd"/>
      <w:r>
        <w:rPr>
          <w:rFonts w:ascii="Calibri" w:eastAsia="Calibri" w:hAnsi="Calibri" w:cs="Calibri"/>
          <w:sz w:val="24"/>
          <w:szCs w:val="24"/>
        </w:rPr>
        <w:t xml:space="preserve">, location, </w:t>
      </w:r>
      <w:r>
        <w:rPr>
          <w:rFonts w:ascii="Calibri" w:eastAsia="Calibri" w:hAnsi="Calibri" w:cs="Calibri"/>
          <w:sz w:val="24"/>
          <w:szCs w:val="24"/>
        </w:rPr>
        <w:tab/>
      </w:r>
      <w:r>
        <w:rPr>
          <w:rFonts w:ascii="Calibri" w:eastAsia="Calibri" w:hAnsi="Calibri" w:cs="Calibri"/>
          <w:sz w:val="24"/>
          <w:szCs w:val="24"/>
        </w:rPr>
        <w:tab/>
      </w:r>
      <w:proofErr w:type="gramStart"/>
      <w:r>
        <w:rPr>
          <w:rFonts w:ascii="Calibri" w:eastAsia="Calibri" w:hAnsi="Calibri" w:cs="Calibri"/>
          <w:sz w:val="24"/>
          <w:szCs w:val="24"/>
        </w:rPr>
        <w:tab/>
        <w:t xml:space="preserve"> </w:t>
      </w:r>
      <w:r w:rsidR="00AA582C">
        <w:rPr>
          <w:rFonts w:ascii="Calibri" w:eastAsia="Calibri" w:hAnsi="Calibri" w:cs="Calibri"/>
          <w:sz w:val="24"/>
          <w:szCs w:val="24"/>
        </w:rPr>
        <w:t xml:space="preserve"> </w:t>
      </w:r>
      <w:r>
        <w:rPr>
          <w:rFonts w:ascii="Calibri" w:eastAsia="Calibri" w:hAnsi="Calibri" w:cs="Calibri"/>
          <w:sz w:val="24"/>
          <w:szCs w:val="24"/>
        </w:rPr>
        <w:t>purchase</w:t>
      </w:r>
      <w:proofErr w:type="gramEnd"/>
      <w:r>
        <w:rPr>
          <w:rFonts w:ascii="Calibri" w:eastAsia="Calibri" w:hAnsi="Calibri" w:cs="Calibri"/>
          <w:sz w:val="24"/>
          <w:szCs w:val="24"/>
        </w:rPr>
        <w:t xml:space="preserve"> category, </w:t>
      </w:r>
      <w:proofErr w:type="spellStart"/>
      <w:r>
        <w:rPr>
          <w:rFonts w:ascii="Calibri" w:eastAsia="Calibri" w:hAnsi="Calibri" w:cs="Calibri"/>
          <w:sz w:val="24"/>
          <w:szCs w:val="24"/>
        </w:rPr>
        <w:t>customer_age</w:t>
      </w:r>
      <w:proofErr w:type="spellEnd"/>
    </w:p>
    <w:p w14:paraId="00000017" w14:textId="77777777" w:rsidR="00405087" w:rsidRDefault="00405087">
      <w:pPr>
        <w:tabs>
          <w:tab w:val="left" w:pos="1530"/>
        </w:tabs>
        <w:ind w:left="720"/>
        <w:rPr>
          <w:rFonts w:ascii="Calibri" w:eastAsia="Calibri" w:hAnsi="Calibri" w:cs="Calibri"/>
          <w:sz w:val="24"/>
          <w:szCs w:val="24"/>
        </w:rPr>
      </w:pPr>
    </w:p>
    <w:p w14:paraId="00000018" w14:textId="77777777" w:rsidR="00405087" w:rsidRDefault="00000000">
      <w:pPr>
        <w:numPr>
          <w:ilvl w:val="0"/>
          <w:numId w:val="4"/>
        </w:numPr>
        <w:ind w:left="360"/>
        <w:rPr>
          <w:rFonts w:ascii="Calibri" w:eastAsia="Calibri" w:hAnsi="Calibri" w:cs="Calibri"/>
          <w:sz w:val="24"/>
          <w:szCs w:val="24"/>
        </w:rPr>
      </w:pPr>
      <w:r>
        <w:rPr>
          <w:rFonts w:ascii="Calibri" w:eastAsia="Calibri" w:hAnsi="Calibri" w:cs="Calibri"/>
          <w:sz w:val="24"/>
          <w:szCs w:val="24"/>
        </w:rPr>
        <w:t>Methodology</w:t>
      </w:r>
    </w:p>
    <w:p w14:paraId="00000019" w14:textId="77777777" w:rsidR="00405087" w:rsidRDefault="00000000">
      <w:pPr>
        <w:ind w:left="720"/>
        <w:rPr>
          <w:rFonts w:ascii="Calibri" w:eastAsia="Calibri" w:hAnsi="Calibri" w:cs="Calibri"/>
          <w:sz w:val="24"/>
          <w:szCs w:val="24"/>
        </w:rPr>
      </w:pPr>
      <w:r>
        <w:rPr>
          <w:rFonts w:ascii="Calibri" w:eastAsia="Calibri" w:hAnsi="Calibri" w:cs="Calibri"/>
          <w:sz w:val="24"/>
          <w:szCs w:val="24"/>
        </w:rPr>
        <w:t>Data preparation:</w:t>
      </w:r>
    </w:p>
    <w:p w14:paraId="0000001A" w14:textId="77777777" w:rsidR="00405087" w:rsidRDefault="00000000">
      <w:pPr>
        <w:numPr>
          <w:ilvl w:val="0"/>
          <w:numId w:val="3"/>
        </w:numPr>
        <w:rPr>
          <w:rFonts w:ascii="Calibri" w:eastAsia="Calibri" w:hAnsi="Calibri" w:cs="Calibri"/>
          <w:sz w:val="24"/>
          <w:szCs w:val="24"/>
        </w:rPr>
      </w:pPr>
      <w:r>
        <w:rPr>
          <w:rFonts w:ascii="Calibri" w:eastAsia="Calibri" w:hAnsi="Calibri" w:cs="Calibri"/>
          <w:sz w:val="24"/>
          <w:szCs w:val="24"/>
        </w:rPr>
        <w:t xml:space="preserve">Imported the CSV file into python using pandas </w:t>
      </w:r>
    </w:p>
    <w:p w14:paraId="0000001B" w14:textId="77777777" w:rsidR="00405087" w:rsidRDefault="00000000">
      <w:pPr>
        <w:numPr>
          <w:ilvl w:val="0"/>
          <w:numId w:val="3"/>
        </w:numPr>
        <w:rPr>
          <w:rFonts w:ascii="Calibri" w:eastAsia="Calibri" w:hAnsi="Calibri" w:cs="Calibri"/>
          <w:sz w:val="24"/>
          <w:szCs w:val="24"/>
        </w:rPr>
      </w:pPr>
      <w:r>
        <w:rPr>
          <w:rFonts w:ascii="Calibri" w:eastAsia="Calibri" w:hAnsi="Calibri" w:cs="Calibri"/>
          <w:sz w:val="24"/>
          <w:szCs w:val="24"/>
        </w:rPr>
        <w:t>Converted transaction data stamp into datetime format</w:t>
      </w:r>
    </w:p>
    <w:p w14:paraId="0000001C" w14:textId="77777777" w:rsidR="00405087" w:rsidRDefault="00000000">
      <w:pPr>
        <w:numPr>
          <w:ilvl w:val="0"/>
          <w:numId w:val="3"/>
        </w:numPr>
        <w:rPr>
          <w:rFonts w:ascii="Calibri" w:eastAsia="Calibri" w:hAnsi="Calibri" w:cs="Calibri"/>
          <w:sz w:val="24"/>
          <w:szCs w:val="24"/>
        </w:rPr>
      </w:pPr>
      <w:r>
        <w:rPr>
          <w:rFonts w:ascii="Calibri" w:eastAsia="Calibri" w:hAnsi="Calibri" w:cs="Calibri"/>
          <w:sz w:val="24"/>
          <w:szCs w:val="24"/>
        </w:rPr>
        <w:t>Extracted the transaction hour to enable time based-analysis</w:t>
      </w:r>
    </w:p>
    <w:p w14:paraId="0000001D" w14:textId="77777777" w:rsidR="00405087" w:rsidRDefault="00000000">
      <w:pPr>
        <w:numPr>
          <w:ilvl w:val="0"/>
          <w:numId w:val="3"/>
        </w:numPr>
        <w:rPr>
          <w:rFonts w:ascii="Calibri" w:eastAsia="Calibri" w:hAnsi="Calibri" w:cs="Calibri"/>
          <w:sz w:val="24"/>
          <w:szCs w:val="24"/>
        </w:rPr>
      </w:pPr>
      <w:r>
        <w:rPr>
          <w:rFonts w:ascii="Calibri" w:eastAsia="Calibri" w:hAnsi="Calibri" w:cs="Calibri"/>
          <w:sz w:val="24"/>
          <w:szCs w:val="24"/>
        </w:rPr>
        <w:t>Verified data quality by checking for missing values and duplicate records</w:t>
      </w:r>
    </w:p>
    <w:p w14:paraId="0000001E" w14:textId="77777777" w:rsidR="00405087" w:rsidRDefault="00000000">
      <w:pPr>
        <w:ind w:left="720"/>
        <w:rPr>
          <w:rFonts w:ascii="Calibri" w:eastAsia="Calibri" w:hAnsi="Calibri" w:cs="Calibri"/>
          <w:sz w:val="24"/>
          <w:szCs w:val="24"/>
        </w:rPr>
      </w:pPr>
      <w:r>
        <w:rPr>
          <w:rFonts w:ascii="Calibri" w:eastAsia="Calibri" w:hAnsi="Calibri" w:cs="Calibri"/>
          <w:sz w:val="24"/>
          <w:szCs w:val="24"/>
        </w:rPr>
        <w:t>Exploratory Data Analysis:</w:t>
      </w:r>
    </w:p>
    <w:p w14:paraId="0000001F" w14:textId="77777777" w:rsidR="00405087" w:rsidRDefault="00000000">
      <w:pPr>
        <w:numPr>
          <w:ilvl w:val="0"/>
          <w:numId w:val="6"/>
        </w:numPr>
        <w:rPr>
          <w:rFonts w:ascii="Calibri" w:eastAsia="Calibri" w:hAnsi="Calibri" w:cs="Calibri"/>
          <w:sz w:val="24"/>
          <w:szCs w:val="24"/>
        </w:rPr>
      </w:pPr>
      <w:r>
        <w:rPr>
          <w:rFonts w:ascii="Calibri" w:eastAsia="Calibri" w:hAnsi="Calibri" w:cs="Calibri"/>
          <w:sz w:val="24"/>
          <w:szCs w:val="24"/>
        </w:rPr>
        <w:t>How common is fraudulent transactions?</w:t>
      </w:r>
    </w:p>
    <w:p w14:paraId="00000020" w14:textId="77777777" w:rsidR="00405087" w:rsidRDefault="00000000">
      <w:pPr>
        <w:numPr>
          <w:ilvl w:val="0"/>
          <w:numId w:val="6"/>
        </w:numPr>
        <w:rPr>
          <w:rFonts w:ascii="Calibri" w:eastAsia="Calibri" w:hAnsi="Calibri" w:cs="Calibri"/>
          <w:sz w:val="24"/>
          <w:szCs w:val="24"/>
        </w:rPr>
      </w:pPr>
      <w:r>
        <w:rPr>
          <w:rFonts w:ascii="Calibri" w:eastAsia="Calibri" w:hAnsi="Calibri" w:cs="Calibri"/>
          <w:sz w:val="24"/>
          <w:szCs w:val="24"/>
        </w:rPr>
        <w:t>Which card type are the most used?</w:t>
      </w:r>
    </w:p>
    <w:p w14:paraId="00000021" w14:textId="77777777" w:rsidR="00405087" w:rsidRDefault="00000000">
      <w:pPr>
        <w:numPr>
          <w:ilvl w:val="0"/>
          <w:numId w:val="6"/>
        </w:numPr>
        <w:rPr>
          <w:rFonts w:ascii="Calibri" w:eastAsia="Calibri" w:hAnsi="Calibri" w:cs="Calibri"/>
          <w:sz w:val="24"/>
          <w:szCs w:val="24"/>
        </w:rPr>
      </w:pPr>
      <w:r>
        <w:rPr>
          <w:rFonts w:ascii="Calibri" w:eastAsia="Calibri" w:hAnsi="Calibri" w:cs="Calibri"/>
          <w:sz w:val="24"/>
          <w:szCs w:val="24"/>
        </w:rPr>
        <w:t>Which card type had the most amounts in transaction?</w:t>
      </w:r>
    </w:p>
    <w:p w14:paraId="00000022" w14:textId="77777777" w:rsidR="00405087" w:rsidRDefault="00000000">
      <w:pPr>
        <w:numPr>
          <w:ilvl w:val="0"/>
          <w:numId w:val="6"/>
        </w:numPr>
        <w:rPr>
          <w:rFonts w:ascii="Calibri" w:eastAsia="Calibri" w:hAnsi="Calibri" w:cs="Calibri"/>
          <w:sz w:val="24"/>
          <w:szCs w:val="24"/>
        </w:rPr>
      </w:pPr>
      <w:r>
        <w:rPr>
          <w:rFonts w:ascii="Calibri" w:eastAsia="Calibri" w:hAnsi="Calibri" w:cs="Calibri"/>
          <w:sz w:val="24"/>
          <w:szCs w:val="24"/>
        </w:rPr>
        <w:t>Which card type has the most fraud done?</w:t>
      </w:r>
    </w:p>
    <w:p w14:paraId="00000023" w14:textId="77777777" w:rsidR="00405087" w:rsidRDefault="00000000">
      <w:pPr>
        <w:numPr>
          <w:ilvl w:val="0"/>
          <w:numId w:val="6"/>
        </w:numPr>
        <w:rPr>
          <w:rFonts w:ascii="Calibri" w:eastAsia="Calibri" w:hAnsi="Calibri" w:cs="Calibri"/>
          <w:sz w:val="24"/>
          <w:szCs w:val="24"/>
        </w:rPr>
      </w:pPr>
      <w:r>
        <w:rPr>
          <w:rFonts w:ascii="Calibri" w:eastAsia="Calibri" w:hAnsi="Calibri" w:cs="Calibri"/>
          <w:sz w:val="24"/>
          <w:szCs w:val="24"/>
        </w:rPr>
        <w:lastRenderedPageBreak/>
        <w:t>Are fraudulent transactions larger?</w:t>
      </w:r>
    </w:p>
    <w:p w14:paraId="00000024" w14:textId="77777777" w:rsidR="00405087" w:rsidRDefault="00000000">
      <w:pPr>
        <w:numPr>
          <w:ilvl w:val="0"/>
          <w:numId w:val="6"/>
        </w:numPr>
        <w:rPr>
          <w:rFonts w:ascii="Calibri" w:eastAsia="Calibri" w:hAnsi="Calibri" w:cs="Calibri"/>
          <w:sz w:val="24"/>
          <w:szCs w:val="24"/>
        </w:rPr>
      </w:pPr>
      <w:r>
        <w:rPr>
          <w:rFonts w:ascii="Calibri" w:eastAsia="Calibri" w:hAnsi="Calibri" w:cs="Calibri"/>
          <w:sz w:val="24"/>
          <w:szCs w:val="24"/>
        </w:rPr>
        <w:t>Which customer has the most fraudulent transactions?</w:t>
      </w:r>
    </w:p>
    <w:p w14:paraId="00000025" w14:textId="77777777" w:rsidR="00405087" w:rsidRDefault="00000000">
      <w:pPr>
        <w:numPr>
          <w:ilvl w:val="0"/>
          <w:numId w:val="6"/>
        </w:numPr>
        <w:rPr>
          <w:rFonts w:ascii="Calibri" w:eastAsia="Calibri" w:hAnsi="Calibri" w:cs="Calibri"/>
          <w:sz w:val="24"/>
          <w:szCs w:val="24"/>
        </w:rPr>
      </w:pPr>
      <w:r>
        <w:rPr>
          <w:rFonts w:ascii="Calibri" w:eastAsia="Calibri" w:hAnsi="Calibri" w:cs="Calibri"/>
          <w:sz w:val="24"/>
          <w:szCs w:val="24"/>
        </w:rPr>
        <w:t>Compare fraudulent and legitimate transactions</w:t>
      </w:r>
    </w:p>
    <w:p w14:paraId="00000026" w14:textId="77777777" w:rsidR="00405087" w:rsidRDefault="00000000">
      <w:pPr>
        <w:numPr>
          <w:ilvl w:val="0"/>
          <w:numId w:val="6"/>
        </w:numPr>
        <w:rPr>
          <w:rFonts w:ascii="Calibri" w:eastAsia="Calibri" w:hAnsi="Calibri" w:cs="Calibri"/>
          <w:sz w:val="24"/>
          <w:szCs w:val="24"/>
        </w:rPr>
      </w:pPr>
      <w:r>
        <w:rPr>
          <w:rFonts w:ascii="Calibri" w:eastAsia="Calibri" w:hAnsi="Calibri" w:cs="Calibri"/>
          <w:sz w:val="24"/>
          <w:szCs w:val="24"/>
        </w:rPr>
        <w:t>What Place of transaction has the most prominent fraud?</w:t>
      </w:r>
    </w:p>
    <w:p w14:paraId="00000027" w14:textId="77777777" w:rsidR="00405087" w:rsidRDefault="00000000">
      <w:pPr>
        <w:numPr>
          <w:ilvl w:val="0"/>
          <w:numId w:val="6"/>
        </w:numPr>
        <w:rPr>
          <w:rFonts w:ascii="Calibri" w:eastAsia="Calibri" w:hAnsi="Calibri" w:cs="Calibri"/>
          <w:sz w:val="24"/>
          <w:szCs w:val="24"/>
        </w:rPr>
      </w:pPr>
      <w:r>
        <w:rPr>
          <w:rFonts w:ascii="Calibri" w:eastAsia="Calibri" w:hAnsi="Calibri" w:cs="Calibri"/>
          <w:sz w:val="24"/>
          <w:szCs w:val="24"/>
        </w:rPr>
        <w:t>What age does the most amount of fraud?</w:t>
      </w:r>
    </w:p>
    <w:p w14:paraId="00000028" w14:textId="77777777" w:rsidR="00405087" w:rsidRDefault="00000000">
      <w:pPr>
        <w:numPr>
          <w:ilvl w:val="0"/>
          <w:numId w:val="6"/>
        </w:numPr>
        <w:rPr>
          <w:rFonts w:ascii="Calibri" w:eastAsia="Calibri" w:hAnsi="Calibri" w:cs="Calibri"/>
          <w:sz w:val="24"/>
          <w:szCs w:val="24"/>
        </w:rPr>
      </w:pPr>
      <w:r>
        <w:rPr>
          <w:rFonts w:ascii="Calibri" w:eastAsia="Calibri" w:hAnsi="Calibri" w:cs="Calibri"/>
          <w:sz w:val="24"/>
          <w:szCs w:val="24"/>
        </w:rPr>
        <w:t>What purchase category has the most amount of fraud?</w:t>
      </w:r>
    </w:p>
    <w:p w14:paraId="00000029" w14:textId="77777777" w:rsidR="00405087" w:rsidRDefault="00000000">
      <w:pPr>
        <w:numPr>
          <w:ilvl w:val="0"/>
          <w:numId w:val="6"/>
        </w:numPr>
        <w:rPr>
          <w:rFonts w:ascii="Calibri" w:eastAsia="Calibri" w:hAnsi="Calibri" w:cs="Calibri"/>
          <w:sz w:val="24"/>
          <w:szCs w:val="24"/>
        </w:rPr>
      </w:pPr>
      <w:r>
        <w:rPr>
          <w:rFonts w:ascii="Calibri" w:eastAsia="Calibri" w:hAnsi="Calibri" w:cs="Calibri"/>
          <w:sz w:val="24"/>
          <w:szCs w:val="24"/>
        </w:rPr>
        <w:t>What city has the highest and the lowest fraud rate?</w:t>
      </w:r>
    </w:p>
    <w:p w14:paraId="0000002A" w14:textId="77777777" w:rsidR="00405087" w:rsidRDefault="00000000">
      <w:pPr>
        <w:numPr>
          <w:ilvl w:val="0"/>
          <w:numId w:val="6"/>
        </w:numPr>
        <w:rPr>
          <w:rFonts w:ascii="Calibri" w:eastAsia="Calibri" w:hAnsi="Calibri" w:cs="Calibri"/>
          <w:sz w:val="24"/>
          <w:szCs w:val="24"/>
        </w:rPr>
      </w:pPr>
      <w:r>
        <w:rPr>
          <w:rFonts w:ascii="Calibri" w:eastAsia="Calibri" w:hAnsi="Calibri" w:cs="Calibri"/>
          <w:sz w:val="24"/>
          <w:szCs w:val="24"/>
        </w:rPr>
        <w:t>What purchase category has the highest and lowest fraud rate?</w:t>
      </w:r>
    </w:p>
    <w:p w14:paraId="0000002B" w14:textId="77777777" w:rsidR="00405087" w:rsidRDefault="00405087">
      <w:pPr>
        <w:ind w:left="720"/>
        <w:rPr>
          <w:rFonts w:ascii="Calibri" w:eastAsia="Calibri" w:hAnsi="Calibri" w:cs="Calibri"/>
          <w:sz w:val="24"/>
          <w:szCs w:val="24"/>
        </w:rPr>
      </w:pPr>
    </w:p>
    <w:p w14:paraId="0000002C" w14:textId="77777777" w:rsidR="00405087" w:rsidRDefault="00000000">
      <w:pPr>
        <w:numPr>
          <w:ilvl w:val="0"/>
          <w:numId w:val="4"/>
        </w:numPr>
        <w:ind w:left="360"/>
        <w:rPr>
          <w:rFonts w:ascii="Calibri" w:eastAsia="Calibri" w:hAnsi="Calibri" w:cs="Calibri"/>
          <w:sz w:val="24"/>
          <w:szCs w:val="24"/>
        </w:rPr>
      </w:pPr>
      <w:r>
        <w:rPr>
          <w:rFonts w:ascii="Calibri" w:eastAsia="Calibri" w:hAnsi="Calibri" w:cs="Calibri"/>
          <w:sz w:val="24"/>
          <w:szCs w:val="24"/>
        </w:rPr>
        <w:t>Key Findings</w:t>
      </w:r>
    </w:p>
    <w:p w14:paraId="0000002D" w14:textId="77777777" w:rsidR="00405087" w:rsidRDefault="00000000">
      <w:pPr>
        <w:ind w:left="720"/>
        <w:jc w:val="both"/>
        <w:rPr>
          <w:rFonts w:ascii="Calibri" w:eastAsia="Calibri" w:hAnsi="Calibri" w:cs="Calibri"/>
          <w:sz w:val="24"/>
          <w:szCs w:val="24"/>
        </w:rPr>
      </w:pPr>
      <w:r>
        <w:rPr>
          <w:rFonts w:ascii="Calibri" w:eastAsia="Calibri" w:hAnsi="Calibri" w:cs="Calibri"/>
          <w:sz w:val="24"/>
          <w:szCs w:val="24"/>
        </w:rPr>
        <w:t>Question a: How common is fraudulent transactions?</w:t>
      </w:r>
    </w:p>
    <w:p w14:paraId="0000002E" w14:textId="77777777" w:rsidR="00405087" w:rsidRDefault="00000000">
      <w:pPr>
        <w:ind w:left="720" w:firstLine="720"/>
        <w:jc w:val="both"/>
        <w:rPr>
          <w:rFonts w:ascii="Calibri" w:eastAsia="Calibri" w:hAnsi="Calibri" w:cs="Calibri"/>
          <w:sz w:val="24"/>
          <w:szCs w:val="24"/>
        </w:rPr>
      </w:pPr>
      <w:r>
        <w:rPr>
          <w:rFonts w:ascii="Calibri" w:eastAsia="Calibri" w:hAnsi="Calibri" w:cs="Calibri"/>
          <w:sz w:val="24"/>
          <w:szCs w:val="24"/>
        </w:rPr>
        <w:t>Fraud transactions have a 50.68% rate and non-fraud have 49.32%</w:t>
      </w:r>
    </w:p>
    <w:p w14:paraId="35E5C978" w14:textId="2280215D" w:rsidR="00633C6B" w:rsidRDefault="00633C6B">
      <w:pPr>
        <w:ind w:left="720"/>
        <w:jc w:val="both"/>
        <w:rPr>
          <w:ins w:id="0" w:author="Asus Vivobook" w:date="2026-06-22T13:47:00Z" w16du:dateUtc="2026-06-22T06:47:00Z"/>
          <w:rFonts w:ascii="Calibri" w:eastAsia="Calibri" w:hAnsi="Calibri" w:cs="Calibri"/>
          <w:sz w:val="24"/>
          <w:szCs w:val="24"/>
        </w:rPr>
      </w:pPr>
      <w:ins w:id="1" w:author="Asus Vivobook" w:date="2026-06-22T13:47:00Z" w16du:dateUtc="2026-06-22T06:47:00Z">
        <w:r>
          <w:rPr>
            <w:noProof/>
          </w:rPr>
          <w:drawing>
            <wp:inline distT="0" distB="0" distL="0" distR="0" wp14:anchorId="288CAE80" wp14:editId="203560A4">
              <wp:extent cx="5585460" cy="3501390"/>
              <wp:effectExtent l="0" t="0" r="15240" b="3810"/>
              <wp:docPr id="259797027" name="Chart 1">
                <a:extLst xmlns:a="http://schemas.openxmlformats.org/drawingml/2006/main">
                  <a:ext uri="{FF2B5EF4-FFF2-40B4-BE49-F238E27FC236}">
                    <a16:creationId xmlns:a16="http://schemas.microsoft.com/office/drawing/2014/main" id="{AE12ECDC-CFCB-5706-A9E2-1D9D764669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ins>
    </w:p>
    <w:p w14:paraId="0000002F" w14:textId="5377CC4F" w:rsidR="00405087" w:rsidRDefault="00000000">
      <w:pPr>
        <w:ind w:left="720"/>
        <w:jc w:val="both"/>
        <w:rPr>
          <w:rFonts w:ascii="Calibri" w:eastAsia="Calibri" w:hAnsi="Calibri" w:cs="Calibri"/>
          <w:sz w:val="24"/>
          <w:szCs w:val="24"/>
        </w:rPr>
      </w:pPr>
      <w:r>
        <w:rPr>
          <w:rFonts w:ascii="Calibri" w:eastAsia="Calibri" w:hAnsi="Calibri" w:cs="Calibri"/>
          <w:sz w:val="24"/>
          <w:szCs w:val="24"/>
        </w:rPr>
        <w:t>Question b: Which card type are the most used?</w:t>
      </w:r>
    </w:p>
    <w:p w14:paraId="00000030" w14:textId="77777777" w:rsidR="00405087" w:rsidRDefault="00000000">
      <w:pPr>
        <w:ind w:left="1440"/>
        <w:jc w:val="both"/>
        <w:rPr>
          <w:rFonts w:ascii="Calibri" w:eastAsia="Calibri" w:hAnsi="Calibri" w:cs="Calibri"/>
          <w:sz w:val="24"/>
          <w:szCs w:val="24"/>
        </w:rPr>
      </w:pPr>
      <w:r>
        <w:rPr>
          <w:rFonts w:ascii="Calibri" w:eastAsia="Calibri" w:hAnsi="Calibri" w:cs="Calibri"/>
          <w:sz w:val="24"/>
          <w:szCs w:val="24"/>
        </w:rPr>
        <w:t>The card type “</w:t>
      </w:r>
      <w:proofErr w:type="gramStart"/>
      <w:r>
        <w:rPr>
          <w:rFonts w:ascii="Calibri" w:eastAsia="Calibri" w:hAnsi="Calibri" w:cs="Calibri"/>
          <w:sz w:val="24"/>
          <w:szCs w:val="24"/>
        </w:rPr>
        <w:t>Discover</w:t>
      </w:r>
      <w:proofErr w:type="gramEnd"/>
      <w:r>
        <w:rPr>
          <w:rFonts w:ascii="Calibri" w:eastAsia="Calibri" w:hAnsi="Calibri" w:cs="Calibri"/>
          <w:sz w:val="24"/>
          <w:szCs w:val="24"/>
        </w:rPr>
        <w:t>” had been used 2633 times, more than the competitors</w:t>
      </w:r>
    </w:p>
    <w:p w14:paraId="00000031" w14:textId="77777777" w:rsidR="00405087" w:rsidRDefault="00000000">
      <w:pPr>
        <w:ind w:left="720"/>
        <w:jc w:val="both"/>
        <w:rPr>
          <w:rFonts w:ascii="Calibri" w:eastAsia="Calibri" w:hAnsi="Calibri" w:cs="Calibri"/>
          <w:sz w:val="24"/>
          <w:szCs w:val="24"/>
        </w:rPr>
      </w:pPr>
      <w:r>
        <w:rPr>
          <w:rFonts w:ascii="Calibri" w:eastAsia="Calibri" w:hAnsi="Calibri" w:cs="Calibri"/>
          <w:sz w:val="24"/>
          <w:szCs w:val="24"/>
        </w:rPr>
        <w:t>Question c: Which card type had the most amounts in transaction?</w:t>
      </w:r>
    </w:p>
    <w:p w14:paraId="00000032" w14:textId="77777777" w:rsidR="00405087" w:rsidRDefault="00000000">
      <w:pPr>
        <w:ind w:left="1440"/>
        <w:jc w:val="both"/>
        <w:rPr>
          <w:rFonts w:ascii="Calibri" w:eastAsia="Calibri" w:hAnsi="Calibri" w:cs="Calibri"/>
          <w:sz w:val="24"/>
          <w:szCs w:val="24"/>
        </w:rPr>
      </w:pPr>
      <w:proofErr w:type="gramStart"/>
      <w:r>
        <w:rPr>
          <w:rFonts w:ascii="Calibri" w:eastAsia="Calibri" w:hAnsi="Calibri" w:cs="Calibri"/>
          <w:sz w:val="24"/>
          <w:szCs w:val="24"/>
        </w:rPr>
        <w:t>Discover  made</w:t>
      </w:r>
      <w:proofErr w:type="gramEnd"/>
      <w:r>
        <w:rPr>
          <w:rFonts w:ascii="Calibri" w:eastAsia="Calibri" w:hAnsi="Calibri" w:cs="Calibri"/>
          <w:sz w:val="24"/>
          <w:szCs w:val="24"/>
        </w:rPr>
        <w:t xml:space="preserve"> the most amount of transaction </w:t>
      </w:r>
      <w:proofErr w:type="spellStart"/>
      <w:r>
        <w:rPr>
          <w:rFonts w:ascii="Calibri" w:eastAsia="Calibri" w:hAnsi="Calibri" w:cs="Calibri"/>
          <w:sz w:val="24"/>
          <w:szCs w:val="24"/>
        </w:rPr>
        <w:t>totalling</w:t>
      </w:r>
      <w:proofErr w:type="spellEnd"/>
      <w:r>
        <w:rPr>
          <w:rFonts w:ascii="Calibri" w:eastAsia="Calibri" w:hAnsi="Calibri" w:cs="Calibri"/>
          <w:sz w:val="24"/>
          <w:szCs w:val="24"/>
        </w:rPr>
        <w:t xml:space="preserve"> in 13,319,807.23 dollars</w:t>
      </w:r>
    </w:p>
    <w:p w14:paraId="00000033" w14:textId="77777777" w:rsidR="00405087" w:rsidRDefault="00000000">
      <w:pPr>
        <w:ind w:left="720"/>
        <w:jc w:val="both"/>
        <w:rPr>
          <w:rFonts w:ascii="Calibri" w:eastAsia="Calibri" w:hAnsi="Calibri" w:cs="Calibri"/>
          <w:sz w:val="24"/>
          <w:szCs w:val="24"/>
        </w:rPr>
      </w:pPr>
      <w:r>
        <w:rPr>
          <w:rFonts w:ascii="Calibri" w:eastAsia="Calibri" w:hAnsi="Calibri" w:cs="Calibri"/>
          <w:sz w:val="24"/>
          <w:szCs w:val="24"/>
        </w:rPr>
        <w:t>Question d: Which card type has the most fraud done?</w:t>
      </w:r>
    </w:p>
    <w:p w14:paraId="00000034" w14:textId="77777777" w:rsidR="00405087" w:rsidRDefault="00000000">
      <w:pPr>
        <w:ind w:left="1440"/>
        <w:jc w:val="both"/>
        <w:rPr>
          <w:rFonts w:ascii="Calibri" w:eastAsia="Calibri" w:hAnsi="Calibri" w:cs="Calibri"/>
          <w:sz w:val="24"/>
          <w:szCs w:val="24"/>
        </w:rPr>
      </w:pPr>
      <w:r>
        <w:rPr>
          <w:rFonts w:ascii="Calibri" w:eastAsia="Calibri" w:hAnsi="Calibri" w:cs="Calibri"/>
          <w:sz w:val="24"/>
          <w:szCs w:val="24"/>
        </w:rPr>
        <w:t xml:space="preserve">MasterCard </w:t>
      </w:r>
      <w:proofErr w:type="gramStart"/>
      <w:r>
        <w:rPr>
          <w:rFonts w:ascii="Calibri" w:eastAsia="Calibri" w:hAnsi="Calibri" w:cs="Calibri"/>
          <w:sz w:val="24"/>
          <w:szCs w:val="24"/>
        </w:rPr>
        <w:t>has  0.521611</w:t>
      </w:r>
      <w:proofErr w:type="gramEnd"/>
      <w:r>
        <w:rPr>
          <w:rFonts w:ascii="Calibri" w:eastAsia="Calibri" w:hAnsi="Calibri" w:cs="Calibri"/>
          <w:sz w:val="24"/>
          <w:szCs w:val="24"/>
        </w:rPr>
        <w:t xml:space="preserve"> fraud rate, which means 52.16% transaction is fraudulent using MasterCard</w:t>
      </w:r>
    </w:p>
    <w:p w14:paraId="00000035" w14:textId="77777777" w:rsidR="00405087" w:rsidRDefault="00000000">
      <w:pPr>
        <w:ind w:left="720"/>
        <w:jc w:val="both"/>
        <w:rPr>
          <w:rFonts w:ascii="Calibri" w:eastAsia="Calibri" w:hAnsi="Calibri" w:cs="Calibri"/>
          <w:sz w:val="24"/>
          <w:szCs w:val="24"/>
        </w:rPr>
      </w:pPr>
      <w:r>
        <w:rPr>
          <w:rFonts w:ascii="Calibri" w:eastAsia="Calibri" w:hAnsi="Calibri" w:cs="Calibri"/>
          <w:sz w:val="24"/>
          <w:szCs w:val="24"/>
        </w:rPr>
        <w:t>Question e: Are fraudulent transactions larger?</w:t>
      </w:r>
    </w:p>
    <w:p w14:paraId="00000036" w14:textId="77777777" w:rsidR="00405087" w:rsidRDefault="00000000">
      <w:pPr>
        <w:ind w:left="1440"/>
        <w:jc w:val="both"/>
        <w:rPr>
          <w:ins w:id="2" w:author="Asus Vivobook" w:date="2026-06-22T13:54:00Z" w16du:dateUtc="2026-06-22T06:54:00Z"/>
          <w:rFonts w:ascii="Calibri" w:eastAsia="Calibri" w:hAnsi="Calibri" w:cs="Calibri"/>
          <w:sz w:val="24"/>
          <w:szCs w:val="24"/>
        </w:rPr>
      </w:pPr>
      <w:r>
        <w:rPr>
          <w:rFonts w:ascii="Calibri" w:eastAsia="Calibri" w:hAnsi="Calibri" w:cs="Calibri"/>
          <w:sz w:val="24"/>
          <w:szCs w:val="24"/>
        </w:rPr>
        <w:lastRenderedPageBreak/>
        <w:t>Inferred from the data, the average amount of fraudulent transactions is larger at $4,973.12 compared to the non-fraudulent $4,943.22. Although both of the number only had a margin of $30</w:t>
      </w:r>
    </w:p>
    <w:p w14:paraId="175567F2" w14:textId="6512D10F" w:rsidR="00633C6B" w:rsidRDefault="00633C6B" w:rsidP="00633C6B">
      <w:pPr>
        <w:jc w:val="both"/>
        <w:rPr>
          <w:rFonts w:ascii="Calibri" w:eastAsia="Calibri" w:hAnsi="Calibri" w:cs="Calibri"/>
          <w:sz w:val="24"/>
          <w:szCs w:val="24"/>
        </w:rPr>
        <w:pPrChange w:id="3" w:author="Asus Vivobook" w:date="2026-06-22T13:54:00Z" w16du:dateUtc="2026-06-22T06:54:00Z">
          <w:pPr>
            <w:ind w:left="1440"/>
            <w:jc w:val="both"/>
          </w:pPr>
        </w:pPrChange>
      </w:pPr>
      <w:ins w:id="4" w:author="Asus Vivobook" w:date="2026-06-22T13:54:00Z" w16du:dateUtc="2026-06-22T06:54:00Z">
        <w:r>
          <w:rPr>
            <w:rFonts w:ascii="Calibri" w:eastAsia="Calibri" w:hAnsi="Calibri" w:cs="Calibri"/>
            <w:sz w:val="24"/>
            <w:szCs w:val="24"/>
          </w:rPr>
          <w:t xml:space="preserve">             </w:t>
        </w:r>
        <w:r>
          <w:rPr>
            <w:noProof/>
          </w:rPr>
          <w:drawing>
            <wp:inline distT="0" distB="0" distL="0" distR="0" wp14:anchorId="10C2BC2C" wp14:editId="63F60270">
              <wp:extent cx="5463540" cy="3547110"/>
              <wp:effectExtent l="0" t="0" r="3810" b="15240"/>
              <wp:docPr id="2058595123" name="Chart 1">
                <a:extLst xmlns:a="http://schemas.openxmlformats.org/drawingml/2006/main">
                  <a:ext uri="{FF2B5EF4-FFF2-40B4-BE49-F238E27FC236}">
                    <a16:creationId xmlns:a16="http://schemas.microsoft.com/office/drawing/2014/main" id="{2263DC8C-9915-605E-239D-7877D94C57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ins>
    </w:p>
    <w:p w14:paraId="00000037" w14:textId="77777777" w:rsidR="00405087" w:rsidRDefault="00000000">
      <w:pPr>
        <w:ind w:left="720"/>
        <w:jc w:val="both"/>
        <w:rPr>
          <w:rFonts w:ascii="Calibri" w:eastAsia="Calibri" w:hAnsi="Calibri" w:cs="Calibri"/>
          <w:sz w:val="24"/>
          <w:szCs w:val="24"/>
        </w:rPr>
      </w:pPr>
      <w:r>
        <w:rPr>
          <w:rFonts w:ascii="Calibri" w:eastAsia="Calibri" w:hAnsi="Calibri" w:cs="Calibri"/>
          <w:sz w:val="24"/>
          <w:szCs w:val="24"/>
        </w:rPr>
        <w:t>Question f: Which customer has the most fraudulent transactions?</w:t>
      </w:r>
    </w:p>
    <w:p w14:paraId="00000038" w14:textId="77777777" w:rsidR="00405087" w:rsidRDefault="00000000">
      <w:pPr>
        <w:ind w:left="1440"/>
        <w:jc w:val="both"/>
        <w:rPr>
          <w:rFonts w:ascii="Calibri" w:eastAsia="Calibri" w:hAnsi="Calibri" w:cs="Calibri"/>
          <w:sz w:val="24"/>
          <w:szCs w:val="24"/>
        </w:rPr>
      </w:pPr>
      <w:r>
        <w:rPr>
          <w:rFonts w:ascii="Calibri" w:eastAsia="Calibri" w:hAnsi="Calibri" w:cs="Calibri"/>
          <w:sz w:val="24"/>
          <w:szCs w:val="24"/>
        </w:rPr>
        <w:t>The customer ID of 1071 has a total of 67 fraudulent transactions</w:t>
      </w:r>
    </w:p>
    <w:p w14:paraId="00000039" w14:textId="77777777" w:rsidR="00405087" w:rsidRDefault="00000000">
      <w:pPr>
        <w:ind w:left="720"/>
        <w:jc w:val="both"/>
        <w:rPr>
          <w:rFonts w:ascii="Calibri" w:eastAsia="Calibri" w:hAnsi="Calibri" w:cs="Calibri"/>
          <w:sz w:val="24"/>
          <w:szCs w:val="24"/>
        </w:rPr>
      </w:pPr>
      <w:r>
        <w:rPr>
          <w:rFonts w:ascii="Calibri" w:eastAsia="Calibri" w:hAnsi="Calibri" w:cs="Calibri"/>
          <w:sz w:val="24"/>
          <w:szCs w:val="24"/>
        </w:rPr>
        <w:t>Question g:  Compare fraudulent and legitimate transactions</w:t>
      </w:r>
    </w:p>
    <w:p w14:paraId="0000003A" w14:textId="77777777" w:rsidR="00405087" w:rsidRDefault="00000000">
      <w:pPr>
        <w:ind w:left="1440"/>
        <w:jc w:val="both"/>
        <w:rPr>
          <w:rFonts w:ascii="Calibri" w:eastAsia="Calibri" w:hAnsi="Calibri" w:cs="Calibri"/>
          <w:sz w:val="24"/>
          <w:szCs w:val="24"/>
        </w:rPr>
      </w:pPr>
      <w:r>
        <w:rPr>
          <w:rFonts w:ascii="Calibri" w:eastAsia="Calibri" w:hAnsi="Calibri" w:cs="Calibri"/>
          <w:sz w:val="24"/>
          <w:szCs w:val="24"/>
        </w:rPr>
        <w:t>The sum of fraudulent transaction is larger at 25203808.43 with a smaller median at 4922.06 and a higher frequency at 5068. For the non-fraudulent transactions, the sum is 24380007.74, with a larger median at 4958.17 and a lower frequency at 4932.</w:t>
      </w:r>
    </w:p>
    <w:p w14:paraId="16BFFEEF" w14:textId="7B84E4FE" w:rsidR="009A1004" w:rsidRDefault="009A1004" w:rsidP="00633C6B">
      <w:pPr>
        <w:ind w:firstLine="851"/>
        <w:jc w:val="center"/>
        <w:rPr>
          <w:rFonts w:ascii="Calibri" w:eastAsia="Calibri" w:hAnsi="Calibri" w:cs="Calibri"/>
          <w:sz w:val="24"/>
          <w:szCs w:val="24"/>
        </w:rPr>
        <w:pPrChange w:id="5" w:author="Asus Vivobook" w:date="2026-06-22T13:47:00Z" w16du:dateUtc="2026-06-22T06:47:00Z">
          <w:pPr>
            <w:ind w:left="1440"/>
            <w:jc w:val="both"/>
          </w:pPr>
        </w:pPrChange>
      </w:pPr>
      <w:del w:id="6" w:author="Asus Vivobook" w:date="2026-06-22T13:47:00Z" w16du:dateUtc="2026-06-22T06:47:00Z">
        <w:r w:rsidDel="00633C6B">
          <w:rPr>
            <w:noProof/>
          </w:rPr>
          <w:drawing>
            <wp:inline distT="0" distB="0" distL="0" distR="0" wp14:anchorId="60AD2FB3" wp14:editId="6297F344">
              <wp:extent cx="5394960" cy="3470910"/>
              <wp:effectExtent l="0" t="0" r="15240" b="15240"/>
              <wp:docPr id="1442155255" name="Chart 1">
                <a:extLst xmlns:a="http://schemas.openxmlformats.org/drawingml/2006/main">
                  <a:ext uri="{FF2B5EF4-FFF2-40B4-BE49-F238E27FC236}">
                    <a16:creationId xmlns:a16="http://schemas.microsoft.com/office/drawing/2014/main" id="{BDC9D822-233C-2DC4-9067-DBE057EDC6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del>
    </w:p>
    <w:p w14:paraId="0000003B" w14:textId="77777777" w:rsidR="00405087" w:rsidRDefault="00000000">
      <w:pPr>
        <w:ind w:firstLine="720"/>
        <w:jc w:val="both"/>
        <w:rPr>
          <w:rFonts w:ascii="Calibri" w:eastAsia="Calibri" w:hAnsi="Calibri" w:cs="Calibri"/>
          <w:sz w:val="24"/>
          <w:szCs w:val="24"/>
        </w:rPr>
      </w:pPr>
      <w:r>
        <w:rPr>
          <w:rFonts w:ascii="Calibri" w:eastAsia="Calibri" w:hAnsi="Calibri" w:cs="Calibri"/>
          <w:sz w:val="24"/>
          <w:szCs w:val="24"/>
        </w:rPr>
        <w:t>Question h: What Place of transaction has the most prominent fraud?</w:t>
      </w:r>
    </w:p>
    <w:p w14:paraId="0000003C" w14:textId="77777777" w:rsidR="00405087" w:rsidRDefault="00000000">
      <w:pPr>
        <w:ind w:left="1440"/>
        <w:jc w:val="both"/>
        <w:rPr>
          <w:ins w:id="7" w:author="Asus Vivobook" w:date="2026-06-22T13:55:00Z" w16du:dateUtc="2026-06-22T06:55:00Z"/>
          <w:rFonts w:ascii="Calibri" w:eastAsia="Calibri" w:hAnsi="Calibri" w:cs="Calibri"/>
          <w:sz w:val="24"/>
          <w:szCs w:val="24"/>
        </w:rPr>
      </w:pPr>
      <w:r>
        <w:rPr>
          <w:rFonts w:ascii="Calibri" w:eastAsia="Calibri" w:hAnsi="Calibri" w:cs="Calibri"/>
          <w:sz w:val="24"/>
          <w:szCs w:val="24"/>
        </w:rPr>
        <w:t>The place with the most prominent fraud is city-7 with 120 fraud transactions</w:t>
      </w:r>
    </w:p>
    <w:p w14:paraId="78F1A8AB" w14:textId="14858539" w:rsidR="00633C6B" w:rsidRDefault="00633C6B" w:rsidP="00633C6B">
      <w:pPr>
        <w:jc w:val="center"/>
        <w:rPr>
          <w:rFonts w:ascii="Calibri" w:eastAsia="Calibri" w:hAnsi="Calibri" w:cs="Calibri"/>
          <w:sz w:val="24"/>
          <w:szCs w:val="24"/>
        </w:rPr>
        <w:pPrChange w:id="8" w:author="Asus Vivobook" w:date="2026-06-22T13:56:00Z" w16du:dateUtc="2026-06-22T06:56:00Z">
          <w:pPr>
            <w:ind w:left="1440"/>
            <w:jc w:val="both"/>
          </w:pPr>
        </w:pPrChange>
      </w:pPr>
      <w:ins w:id="9" w:author="Asus Vivobook" w:date="2026-06-22T13:56:00Z" w16du:dateUtc="2026-06-22T06:56:00Z">
        <w:r>
          <w:rPr>
            <w:rFonts w:ascii="Calibri" w:eastAsia="Calibri" w:hAnsi="Calibri" w:cs="Calibri"/>
            <w:sz w:val="24"/>
            <w:szCs w:val="24"/>
          </w:rPr>
          <w:lastRenderedPageBreak/>
          <w:t xml:space="preserve">       </w:t>
        </w:r>
      </w:ins>
      <w:ins w:id="10" w:author="Asus Vivobook" w:date="2026-06-22T13:55:00Z" w16du:dateUtc="2026-06-22T06:55:00Z">
        <w:r>
          <w:rPr>
            <w:noProof/>
          </w:rPr>
          <w:drawing>
            <wp:inline distT="0" distB="0" distL="0" distR="0" wp14:anchorId="5B2C8192" wp14:editId="4FAC4DDB">
              <wp:extent cx="5692140" cy="2743200"/>
              <wp:effectExtent l="0" t="0" r="3810" b="0"/>
              <wp:docPr id="696477475" name="Chart 1">
                <a:extLst xmlns:a="http://schemas.openxmlformats.org/drawingml/2006/main">
                  <a:ext uri="{FF2B5EF4-FFF2-40B4-BE49-F238E27FC236}">
                    <a16:creationId xmlns:a16="http://schemas.microsoft.com/office/drawing/2014/main" id="{5134AB08-E4D6-F513-D054-5A36360BC5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ins>
    </w:p>
    <w:p w14:paraId="0000003D" w14:textId="77777777" w:rsidR="00405087" w:rsidRDefault="00000000">
      <w:pPr>
        <w:jc w:val="both"/>
        <w:rPr>
          <w:rFonts w:ascii="Calibri" w:eastAsia="Calibri" w:hAnsi="Calibri" w:cs="Calibri"/>
          <w:sz w:val="24"/>
          <w:szCs w:val="24"/>
        </w:rPr>
      </w:pPr>
      <w:r>
        <w:rPr>
          <w:rFonts w:ascii="Calibri" w:eastAsia="Calibri" w:hAnsi="Calibri" w:cs="Calibri"/>
          <w:sz w:val="24"/>
          <w:szCs w:val="24"/>
        </w:rPr>
        <w:tab/>
        <w:t>Question i: What age does the most amount of fraud?</w:t>
      </w:r>
    </w:p>
    <w:p w14:paraId="64DB29C0" w14:textId="3160B8E4" w:rsidR="009A1004" w:rsidDel="00633C6B" w:rsidRDefault="00000000" w:rsidP="00633C6B">
      <w:pPr>
        <w:ind w:left="1440"/>
        <w:jc w:val="both"/>
        <w:rPr>
          <w:del w:id="11" w:author="Asus Vivobook" w:date="2026-06-22T13:52:00Z" w16du:dateUtc="2026-06-22T06:52:00Z"/>
          <w:rFonts w:ascii="Calibri" w:eastAsia="Calibri" w:hAnsi="Calibri" w:cs="Calibri"/>
          <w:sz w:val="24"/>
          <w:szCs w:val="24"/>
        </w:rPr>
      </w:pPr>
      <w:r>
        <w:rPr>
          <w:rFonts w:ascii="Calibri" w:eastAsia="Calibri" w:hAnsi="Calibri" w:cs="Calibri"/>
          <w:sz w:val="24"/>
          <w:szCs w:val="24"/>
        </w:rPr>
        <w:t>Age that does most amount of fraud is 24 with the amount being 119 transactions</w:t>
      </w:r>
    </w:p>
    <w:p w14:paraId="0000003F" w14:textId="77777777" w:rsidR="00405087" w:rsidRDefault="00000000">
      <w:pPr>
        <w:jc w:val="both"/>
        <w:rPr>
          <w:rFonts w:ascii="Calibri" w:eastAsia="Calibri" w:hAnsi="Calibri" w:cs="Calibri"/>
          <w:sz w:val="24"/>
          <w:szCs w:val="24"/>
        </w:rPr>
      </w:pPr>
      <w:r>
        <w:rPr>
          <w:rFonts w:ascii="Calibri" w:eastAsia="Calibri" w:hAnsi="Calibri" w:cs="Calibri"/>
          <w:sz w:val="24"/>
          <w:szCs w:val="24"/>
        </w:rPr>
        <w:tab/>
        <w:t>Question j: What purchase category has the most amount of fraud?</w:t>
      </w:r>
    </w:p>
    <w:p w14:paraId="00000040" w14:textId="490AFA6E" w:rsidR="00405087" w:rsidRDefault="00000000">
      <w:pPr>
        <w:ind w:left="1440"/>
        <w:jc w:val="both"/>
        <w:rPr>
          <w:ins w:id="12" w:author="Asus Vivobook" w:date="2026-06-22T13:52:00Z" w16du:dateUtc="2026-06-22T06:52:00Z"/>
          <w:rFonts w:ascii="Calibri" w:eastAsia="Calibri" w:hAnsi="Calibri" w:cs="Calibri"/>
          <w:sz w:val="24"/>
          <w:szCs w:val="24"/>
        </w:rPr>
      </w:pPr>
      <w:r>
        <w:rPr>
          <w:rFonts w:ascii="Calibri" w:eastAsia="Calibri" w:hAnsi="Calibri" w:cs="Calibri"/>
          <w:sz w:val="24"/>
          <w:szCs w:val="24"/>
        </w:rPr>
        <w:t>The purchase category that has the most fraud is Groceries at 896 fraud transactions</w:t>
      </w:r>
    </w:p>
    <w:p w14:paraId="06CEC3C5" w14:textId="462C07D9" w:rsidR="00633C6B" w:rsidRDefault="00633C6B" w:rsidP="00D41F28">
      <w:pPr>
        <w:jc w:val="both"/>
        <w:rPr>
          <w:rFonts w:ascii="Calibri" w:eastAsia="Calibri" w:hAnsi="Calibri" w:cs="Calibri"/>
          <w:sz w:val="24"/>
          <w:szCs w:val="24"/>
        </w:rPr>
      </w:pPr>
      <w:ins w:id="13" w:author="Asus Vivobook" w:date="2026-06-22T13:52:00Z" w16du:dateUtc="2026-06-22T06:52:00Z">
        <w:r>
          <w:rPr>
            <w:rFonts w:ascii="Calibri" w:eastAsia="Calibri" w:hAnsi="Calibri" w:cs="Calibri"/>
            <w:sz w:val="24"/>
            <w:szCs w:val="24"/>
          </w:rPr>
          <w:t xml:space="preserve">   </w:t>
        </w:r>
      </w:ins>
      <w:ins w:id="14" w:author="Asus Vivobook" w:date="2026-06-22T13:53:00Z" w16du:dateUtc="2026-06-22T06:53:00Z">
        <w:r>
          <w:rPr>
            <w:rFonts w:ascii="Calibri" w:eastAsia="Calibri" w:hAnsi="Calibri" w:cs="Calibri"/>
            <w:sz w:val="24"/>
            <w:szCs w:val="24"/>
          </w:rPr>
          <w:t xml:space="preserve">       </w:t>
        </w:r>
      </w:ins>
      <w:ins w:id="15" w:author="Asus Vivobook" w:date="2026-06-22T13:52:00Z" w16du:dateUtc="2026-06-22T06:52:00Z">
        <w:r>
          <w:rPr>
            <w:rFonts w:ascii="Calibri" w:eastAsia="Calibri" w:hAnsi="Calibri" w:cs="Calibri"/>
            <w:sz w:val="24"/>
            <w:szCs w:val="24"/>
          </w:rPr>
          <w:t xml:space="preserve">    </w:t>
        </w:r>
        <w:r>
          <w:rPr>
            <w:noProof/>
          </w:rPr>
          <w:drawing>
            <wp:inline distT="0" distB="0" distL="0" distR="0" wp14:anchorId="7DE0AE2C" wp14:editId="3251E39C">
              <wp:extent cx="5394960" cy="3470910"/>
              <wp:effectExtent l="0" t="0" r="15240" b="15240"/>
              <wp:docPr id="1491497091" name="Chart 1">
                <a:extLst xmlns:a="http://schemas.openxmlformats.org/drawingml/2006/main">
                  <a:ext uri="{FF2B5EF4-FFF2-40B4-BE49-F238E27FC236}">
                    <a16:creationId xmlns:a16="http://schemas.microsoft.com/office/drawing/2014/main" id="{BDC9D822-233C-2DC4-9067-DBE057EDC6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ins>
    </w:p>
    <w:p w14:paraId="00000041" w14:textId="77777777" w:rsidR="00405087" w:rsidRDefault="00000000">
      <w:pPr>
        <w:ind w:firstLine="720"/>
        <w:jc w:val="both"/>
        <w:rPr>
          <w:rFonts w:ascii="Calibri" w:eastAsia="Calibri" w:hAnsi="Calibri" w:cs="Calibri"/>
          <w:sz w:val="24"/>
          <w:szCs w:val="24"/>
        </w:rPr>
      </w:pPr>
      <w:r>
        <w:rPr>
          <w:rFonts w:ascii="Calibri" w:eastAsia="Calibri" w:hAnsi="Calibri" w:cs="Calibri"/>
          <w:sz w:val="24"/>
          <w:szCs w:val="24"/>
        </w:rPr>
        <w:t>Question k: What city has the highest and the lowest fraud rate?</w:t>
      </w:r>
    </w:p>
    <w:p w14:paraId="00000042" w14:textId="77777777" w:rsidR="00405087" w:rsidRDefault="00000000">
      <w:pPr>
        <w:ind w:left="1440"/>
        <w:jc w:val="both"/>
        <w:rPr>
          <w:rFonts w:ascii="Calibri" w:eastAsia="Calibri" w:hAnsi="Calibri" w:cs="Calibri"/>
          <w:sz w:val="24"/>
          <w:szCs w:val="24"/>
        </w:rPr>
      </w:pPr>
      <w:r>
        <w:rPr>
          <w:rFonts w:ascii="Calibri" w:eastAsia="Calibri" w:hAnsi="Calibri" w:cs="Calibri"/>
          <w:sz w:val="24"/>
          <w:szCs w:val="24"/>
        </w:rPr>
        <w:t xml:space="preserve">The city that has the highest fraud rate is City-6 with 190 total transactions and 114 fraud transactions resulting in a 60% fraud per transaction rate. The lowest </w:t>
      </w:r>
      <w:r>
        <w:rPr>
          <w:rFonts w:ascii="Calibri" w:eastAsia="Calibri" w:hAnsi="Calibri" w:cs="Calibri"/>
          <w:sz w:val="24"/>
          <w:szCs w:val="24"/>
        </w:rPr>
        <w:lastRenderedPageBreak/>
        <w:t>fraud rate is City-9 with 200 total transactions and 90 fraud transactions with the fraud rate of 45%</w:t>
      </w:r>
    </w:p>
    <w:p w14:paraId="00000043" w14:textId="77777777" w:rsidR="00405087" w:rsidRDefault="00000000">
      <w:pPr>
        <w:ind w:firstLine="720"/>
        <w:jc w:val="both"/>
        <w:rPr>
          <w:rFonts w:ascii="Calibri" w:eastAsia="Calibri" w:hAnsi="Calibri" w:cs="Calibri"/>
          <w:sz w:val="24"/>
          <w:szCs w:val="24"/>
        </w:rPr>
      </w:pPr>
      <w:r>
        <w:rPr>
          <w:rFonts w:ascii="Calibri" w:eastAsia="Calibri" w:hAnsi="Calibri" w:cs="Calibri"/>
          <w:sz w:val="24"/>
          <w:szCs w:val="24"/>
        </w:rPr>
        <w:t>Question l: What purchase category has the highest and lowest fraud rate?</w:t>
      </w:r>
    </w:p>
    <w:p w14:paraId="00000044" w14:textId="77777777" w:rsidR="00405087" w:rsidRDefault="00000000">
      <w:pPr>
        <w:ind w:left="1440"/>
        <w:jc w:val="both"/>
        <w:rPr>
          <w:rFonts w:ascii="Calibri" w:eastAsia="Calibri" w:hAnsi="Calibri" w:cs="Calibri"/>
          <w:sz w:val="24"/>
          <w:szCs w:val="24"/>
        </w:rPr>
      </w:pPr>
      <w:r>
        <w:rPr>
          <w:rFonts w:ascii="Calibri" w:eastAsia="Calibri" w:hAnsi="Calibri" w:cs="Calibri"/>
          <w:sz w:val="24"/>
          <w:szCs w:val="24"/>
        </w:rPr>
        <w:t xml:space="preserve">The purchase category which has the highest fraud rate is groceries with 1692 total transactions and 896 fraud transactions resulting in a 52% fraud rate. The inverse is Restaurant transactions at the lowest being 1636 total transactions with 785 fraud transactions leaving in 47% fraud transaction rate. </w:t>
      </w:r>
    </w:p>
    <w:p w14:paraId="00000045" w14:textId="77777777" w:rsidR="00405087" w:rsidRDefault="00405087">
      <w:pPr>
        <w:ind w:firstLine="720"/>
        <w:rPr>
          <w:rFonts w:ascii="Calibri" w:eastAsia="Calibri" w:hAnsi="Calibri" w:cs="Calibri"/>
          <w:sz w:val="24"/>
          <w:szCs w:val="24"/>
        </w:rPr>
      </w:pPr>
    </w:p>
    <w:p w14:paraId="00000046" w14:textId="77777777" w:rsidR="00405087" w:rsidRDefault="00000000">
      <w:pPr>
        <w:numPr>
          <w:ilvl w:val="0"/>
          <w:numId w:val="4"/>
        </w:numPr>
        <w:ind w:left="360"/>
        <w:rPr>
          <w:rFonts w:ascii="Calibri" w:eastAsia="Calibri" w:hAnsi="Calibri" w:cs="Calibri"/>
          <w:sz w:val="24"/>
          <w:szCs w:val="24"/>
        </w:rPr>
      </w:pPr>
      <w:r>
        <w:rPr>
          <w:rFonts w:ascii="Calibri" w:eastAsia="Calibri" w:hAnsi="Calibri" w:cs="Calibri"/>
          <w:sz w:val="24"/>
          <w:szCs w:val="24"/>
        </w:rPr>
        <w:t>Recommendation</w:t>
      </w:r>
    </w:p>
    <w:p w14:paraId="00000047" w14:textId="77777777" w:rsidR="00405087" w:rsidRDefault="00000000">
      <w:pPr>
        <w:numPr>
          <w:ilvl w:val="0"/>
          <w:numId w:val="5"/>
        </w:numPr>
        <w:rPr>
          <w:rFonts w:ascii="Calibri" w:eastAsia="Calibri" w:hAnsi="Calibri" w:cs="Calibri"/>
          <w:sz w:val="24"/>
          <w:szCs w:val="24"/>
        </w:rPr>
      </w:pPr>
      <w:r>
        <w:rPr>
          <w:rFonts w:ascii="Calibri" w:eastAsia="Calibri" w:hAnsi="Calibri" w:cs="Calibri"/>
          <w:sz w:val="24"/>
          <w:szCs w:val="24"/>
        </w:rPr>
        <w:t>Increase monitoring of transactions originating from high-risk locations, particularly City-6, where the highest fraud rate was observed.</w:t>
      </w:r>
    </w:p>
    <w:p w14:paraId="00000048" w14:textId="77777777" w:rsidR="00405087" w:rsidRDefault="00000000">
      <w:pPr>
        <w:numPr>
          <w:ilvl w:val="0"/>
          <w:numId w:val="5"/>
        </w:numPr>
        <w:rPr>
          <w:rFonts w:ascii="Calibri" w:eastAsia="Calibri" w:hAnsi="Calibri" w:cs="Calibri"/>
          <w:sz w:val="24"/>
          <w:szCs w:val="24"/>
        </w:rPr>
      </w:pPr>
      <w:r>
        <w:rPr>
          <w:rFonts w:ascii="Calibri" w:eastAsia="Calibri" w:hAnsi="Calibri" w:cs="Calibri"/>
          <w:sz w:val="24"/>
          <w:szCs w:val="24"/>
        </w:rPr>
        <w:t>Apply enhanced fraud detection measures to grocery transactions, which exhibited both the highest fraud count and fraud rate.</w:t>
      </w:r>
    </w:p>
    <w:p w14:paraId="00000049" w14:textId="77777777" w:rsidR="00405087" w:rsidRDefault="00000000">
      <w:pPr>
        <w:numPr>
          <w:ilvl w:val="0"/>
          <w:numId w:val="5"/>
        </w:numPr>
        <w:rPr>
          <w:rFonts w:ascii="Calibri" w:eastAsia="Calibri" w:hAnsi="Calibri" w:cs="Calibri"/>
          <w:sz w:val="24"/>
          <w:szCs w:val="24"/>
        </w:rPr>
      </w:pPr>
      <w:r>
        <w:rPr>
          <w:rFonts w:ascii="Calibri" w:eastAsia="Calibri" w:hAnsi="Calibri" w:cs="Calibri"/>
          <w:sz w:val="24"/>
          <w:szCs w:val="24"/>
        </w:rPr>
        <w:t>Investigate transactions involving MasterCard to determine whether specific patterns contribute to the elevated fraud rate.</w:t>
      </w:r>
    </w:p>
    <w:p w14:paraId="0000004A" w14:textId="77777777" w:rsidR="00405087" w:rsidRDefault="00000000">
      <w:pPr>
        <w:numPr>
          <w:ilvl w:val="0"/>
          <w:numId w:val="5"/>
        </w:numPr>
        <w:rPr>
          <w:rFonts w:ascii="Calibri" w:eastAsia="Calibri" w:hAnsi="Calibri" w:cs="Calibri"/>
          <w:sz w:val="24"/>
          <w:szCs w:val="24"/>
        </w:rPr>
      </w:pPr>
      <w:r>
        <w:rPr>
          <w:rFonts w:ascii="Calibri" w:eastAsia="Calibri" w:hAnsi="Calibri" w:cs="Calibri"/>
          <w:sz w:val="24"/>
          <w:szCs w:val="24"/>
        </w:rPr>
        <w:t>Flag customers with repeated fraudulent activity, such as Customer ID 1071, for further investigation.</w:t>
      </w:r>
    </w:p>
    <w:p w14:paraId="0000004B" w14:textId="77777777" w:rsidR="00405087" w:rsidRDefault="00000000">
      <w:pPr>
        <w:numPr>
          <w:ilvl w:val="0"/>
          <w:numId w:val="5"/>
        </w:numPr>
        <w:rPr>
          <w:rFonts w:ascii="Calibri" w:eastAsia="Calibri" w:hAnsi="Calibri" w:cs="Calibri"/>
          <w:sz w:val="24"/>
          <w:szCs w:val="24"/>
        </w:rPr>
      </w:pPr>
      <w:r>
        <w:rPr>
          <w:rFonts w:ascii="Calibri" w:eastAsia="Calibri" w:hAnsi="Calibri" w:cs="Calibri"/>
          <w:sz w:val="24"/>
          <w:szCs w:val="24"/>
        </w:rPr>
        <w:t>Prioritize fraud rate, in addition to transaction volume, when allocating fraud monitoring resources, as high transaction counts do not necessarily indicate higher relative risk.</w:t>
      </w:r>
    </w:p>
    <w:p w14:paraId="0000004C" w14:textId="77777777" w:rsidR="00405087" w:rsidRDefault="00000000">
      <w:pPr>
        <w:numPr>
          <w:ilvl w:val="0"/>
          <w:numId w:val="5"/>
        </w:numPr>
        <w:rPr>
          <w:rFonts w:ascii="Calibri" w:eastAsia="Calibri" w:hAnsi="Calibri" w:cs="Calibri"/>
          <w:sz w:val="24"/>
          <w:szCs w:val="24"/>
        </w:rPr>
      </w:pPr>
      <w:r>
        <w:rPr>
          <w:rFonts w:ascii="Calibri" w:eastAsia="Calibri" w:hAnsi="Calibri" w:cs="Calibri"/>
          <w:sz w:val="24"/>
          <w:szCs w:val="24"/>
        </w:rPr>
        <w:t>Extend future analyses with additional variables and predictive modeling to support proactive fraud detection.</w:t>
      </w:r>
    </w:p>
    <w:p w14:paraId="0000004D" w14:textId="77777777" w:rsidR="00405087" w:rsidRDefault="00405087">
      <w:pPr>
        <w:rPr>
          <w:rFonts w:ascii="Calibri" w:eastAsia="Calibri" w:hAnsi="Calibri" w:cs="Calibri"/>
          <w:sz w:val="24"/>
          <w:szCs w:val="24"/>
        </w:rPr>
      </w:pPr>
    </w:p>
    <w:p w14:paraId="0000004E" w14:textId="77777777" w:rsidR="00405087" w:rsidRDefault="00405087">
      <w:pPr>
        <w:rPr>
          <w:rFonts w:ascii="Calibri" w:eastAsia="Calibri" w:hAnsi="Calibri" w:cs="Calibri"/>
          <w:sz w:val="24"/>
          <w:szCs w:val="24"/>
        </w:rPr>
      </w:pPr>
    </w:p>
    <w:p w14:paraId="0000004F" w14:textId="77777777" w:rsidR="00405087" w:rsidRDefault="00000000">
      <w:pPr>
        <w:rPr>
          <w:rFonts w:ascii="Calibri" w:eastAsia="Calibri" w:hAnsi="Calibri" w:cs="Calibri"/>
          <w:sz w:val="20"/>
          <w:szCs w:val="20"/>
        </w:rPr>
      </w:pPr>
      <w:r>
        <w:rPr>
          <w:rFonts w:ascii="Calibri" w:eastAsia="Calibri" w:hAnsi="Calibri" w:cs="Calibri"/>
          <w:sz w:val="20"/>
          <w:szCs w:val="20"/>
        </w:rPr>
        <w:t>*Note</w:t>
      </w:r>
    </w:p>
    <w:p w14:paraId="00000050" w14:textId="77777777" w:rsidR="00405087" w:rsidRDefault="00000000">
      <w:pPr>
        <w:rPr>
          <w:rFonts w:ascii="Calibri" w:eastAsia="Calibri" w:hAnsi="Calibri" w:cs="Calibri"/>
          <w:sz w:val="20"/>
          <w:szCs w:val="20"/>
        </w:rPr>
      </w:pPr>
      <w:r>
        <w:rPr>
          <w:rFonts w:ascii="Calibri" w:eastAsia="Calibri" w:hAnsi="Calibri" w:cs="Calibri"/>
          <w:sz w:val="20"/>
          <w:szCs w:val="20"/>
        </w:rPr>
        <w:t xml:space="preserve">The data that is used is a synthetic financial </w:t>
      </w:r>
      <w:proofErr w:type="gramStart"/>
      <w:r>
        <w:rPr>
          <w:rFonts w:ascii="Calibri" w:eastAsia="Calibri" w:hAnsi="Calibri" w:cs="Calibri"/>
          <w:sz w:val="20"/>
          <w:szCs w:val="20"/>
        </w:rPr>
        <w:t>data,</w:t>
      </w:r>
      <w:proofErr w:type="gramEnd"/>
      <w:r>
        <w:rPr>
          <w:rFonts w:ascii="Calibri" w:eastAsia="Calibri" w:hAnsi="Calibri" w:cs="Calibri"/>
          <w:sz w:val="20"/>
          <w:szCs w:val="20"/>
        </w:rPr>
        <w:t xml:space="preserve"> here is the description:</w:t>
      </w:r>
    </w:p>
    <w:p w14:paraId="00000051" w14:textId="77777777" w:rsidR="00405087" w:rsidRDefault="00405087">
      <w:pPr>
        <w:rPr>
          <w:rFonts w:ascii="Calibri" w:eastAsia="Calibri" w:hAnsi="Calibri" w:cs="Calibri"/>
        </w:rPr>
      </w:pPr>
    </w:p>
    <w:p w14:paraId="00000052" w14:textId="77777777" w:rsidR="00405087" w:rsidRDefault="00000000">
      <w:pPr>
        <w:ind w:left="720"/>
        <w:jc w:val="both"/>
        <w:rPr>
          <w:rFonts w:ascii="Calibri" w:eastAsia="Calibri" w:hAnsi="Calibri" w:cs="Calibri"/>
          <w:sz w:val="20"/>
          <w:szCs w:val="20"/>
          <w:highlight w:val="white"/>
        </w:rPr>
      </w:pPr>
      <w:r>
        <w:rPr>
          <w:rFonts w:ascii="Calibri" w:eastAsia="Calibri" w:hAnsi="Calibri" w:cs="Calibri"/>
          <w:sz w:val="20"/>
          <w:szCs w:val="20"/>
          <w:highlight w:val="white"/>
        </w:rPr>
        <w:t>Creating a comprehensive dataset for fraud prevention and prescription in a bank involves collecting and generating various data points. In practice, data collection and generation can be a complex and time-consuming process. This dataset will be much simpler than a real-world fraud detection dataset but can serve as a starting point for a notebook. You can then expand and refine it as needed.</w:t>
      </w:r>
    </w:p>
    <w:p w14:paraId="00000053" w14:textId="77777777" w:rsidR="00405087" w:rsidRDefault="00000000">
      <w:pPr>
        <w:ind w:left="720"/>
        <w:jc w:val="both"/>
        <w:rPr>
          <w:rFonts w:ascii="Calibri" w:eastAsia="Calibri" w:hAnsi="Calibri" w:cs="Calibri"/>
          <w:sz w:val="20"/>
          <w:szCs w:val="20"/>
        </w:rPr>
      </w:pPr>
      <w:r>
        <w:rPr>
          <w:rFonts w:ascii="Calibri" w:eastAsia="Calibri" w:hAnsi="Calibri" w:cs="Calibri"/>
          <w:sz w:val="20"/>
          <w:szCs w:val="20"/>
          <w:highlight w:val="white"/>
        </w:rPr>
        <w:t>This Kaggle dataset contains synthetic sales data designed for data analytics practice and hackathons. The dataset is entirely computer generated and does not contain any real-world information, ensuring privacy and data protection.</w:t>
      </w:r>
      <w:r>
        <w:rPr>
          <w:rFonts w:ascii="Calibri" w:eastAsia="Calibri" w:hAnsi="Calibri" w:cs="Calibri"/>
          <w:sz w:val="20"/>
          <w:szCs w:val="20"/>
        </w:rPr>
        <w:t xml:space="preserve"> </w:t>
      </w:r>
    </w:p>
    <w:p w14:paraId="00000054" w14:textId="77777777" w:rsidR="00405087" w:rsidRDefault="00000000">
      <w:pPr>
        <w:tabs>
          <w:tab w:val="left" w:pos="1530"/>
        </w:tabs>
        <w:ind w:left="720"/>
        <w:rPr>
          <w:rFonts w:ascii="Calibri" w:eastAsia="Calibri" w:hAnsi="Calibri" w:cs="Calibri"/>
          <w:sz w:val="20"/>
          <w:szCs w:val="20"/>
        </w:rPr>
      </w:pPr>
      <w:r>
        <w:rPr>
          <w:rFonts w:ascii="Calibri" w:eastAsia="Calibri" w:hAnsi="Calibri" w:cs="Calibri"/>
          <w:sz w:val="20"/>
          <w:szCs w:val="20"/>
        </w:rPr>
        <w:t xml:space="preserve">Link: </w:t>
      </w:r>
      <w:hyperlink r:id="rId10">
        <w:r>
          <w:rPr>
            <w:rFonts w:ascii="Calibri" w:eastAsia="Calibri" w:hAnsi="Calibri" w:cs="Calibri"/>
            <w:color w:val="1155CC"/>
            <w:sz w:val="20"/>
            <w:szCs w:val="20"/>
            <w:u w:val="single"/>
          </w:rPr>
          <w:t>https://www.kaggle.com/datasets/isabbaggin/transaction-fraudulent-financial-syntheticdata</w:t>
        </w:r>
      </w:hyperlink>
    </w:p>
    <w:p w14:paraId="00000055" w14:textId="77777777" w:rsidR="00405087" w:rsidRDefault="00000000">
      <w:pPr>
        <w:tabs>
          <w:tab w:val="left" w:pos="1530"/>
        </w:tabs>
        <w:ind w:left="720"/>
        <w:rPr>
          <w:rFonts w:ascii="Calibri" w:eastAsia="Calibri" w:hAnsi="Calibri" w:cs="Calibri"/>
          <w:sz w:val="20"/>
          <w:szCs w:val="20"/>
        </w:rPr>
      </w:pPr>
      <w:r>
        <w:rPr>
          <w:rFonts w:ascii="Calibri" w:eastAsia="Calibri" w:hAnsi="Calibri" w:cs="Calibri"/>
          <w:sz w:val="20"/>
          <w:szCs w:val="20"/>
        </w:rPr>
        <w:t>Author: ISABBAGIN</w:t>
      </w:r>
    </w:p>
    <w:p w14:paraId="00000056" w14:textId="77777777" w:rsidR="00405087" w:rsidRDefault="00000000">
      <w:pPr>
        <w:tabs>
          <w:tab w:val="left" w:pos="1530"/>
        </w:tabs>
        <w:ind w:left="720"/>
        <w:rPr>
          <w:rFonts w:ascii="Calibri" w:eastAsia="Calibri" w:hAnsi="Calibri" w:cs="Calibri"/>
          <w:sz w:val="20"/>
          <w:szCs w:val="20"/>
        </w:rPr>
      </w:pPr>
      <w:hyperlink r:id="rId11">
        <w:r>
          <w:rPr>
            <w:rFonts w:ascii="Calibri" w:eastAsia="Calibri" w:hAnsi="Calibri" w:cs="Calibri"/>
            <w:color w:val="1155CC"/>
            <w:sz w:val="20"/>
            <w:szCs w:val="20"/>
            <w:u w:val="single"/>
          </w:rPr>
          <w:t>https://www.kaggle.com/isabbaggin</w:t>
        </w:r>
      </w:hyperlink>
    </w:p>
    <w:sectPr w:rsidR="0040508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79460F7-E1AE-483A-87CB-0FA2220E4895}"/>
  </w:font>
  <w:font w:name="Cambria">
    <w:panose1 w:val="02040503050406030204"/>
    <w:charset w:val="00"/>
    <w:family w:val="roman"/>
    <w:pitch w:val="variable"/>
    <w:sig w:usb0="E00006FF" w:usb1="420024FF" w:usb2="02000000" w:usb3="00000000" w:csb0="0000019F" w:csb1="00000000"/>
    <w:embedRegular r:id="rId2" w:fontKey="{6312CB15-B0CA-44E8-A9C8-CA288C43A2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3AD"/>
    <w:multiLevelType w:val="multilevel"/>
    <w:tmpl w:val="55480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4F34003"/>
    <w:multiLevelType w:val="multilevel"/>
    <w:tmpl w:val="D65AEF5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2D8D4710"/>
    <w:multiLevelType w:val="multilevel"/>
    <w:tmpl w:val="D20800D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3D245DA1"/>
    <w:multiLevelType w:val="multilevel"/>
    <w:tmpl w:val="8A6CD9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2783874"/>
    <w:multiLevelType w:val="multilevel"/>
    <w:tmpl w:val="DAB03DA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6FB1306C"/>
    <w:multiLevelType w:val="multilevel"/>
    <w:tmpl w:val="7E7CDC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81271558">
    <w:abstractNumId w:val="5"/>
  </w:num>
  <w:num w:numId="2" w16cid:durableId="888690691">
    <w:abstractNumId w:val="2"/>
  </w:num>
  <w:num w:numId="3" w16cid:durableId="723063718">
    <w:abstractNumId w:val="1"/>
  </w:num>
  <w:num w:numId="4" w16cid:durableId="1566526360">
    <w:abstractNumId w:val="3"/>
  </w:num>
  <w:num w:numId="5" w16cid:durableId="643386407">
    <w:abstractNumId w:val="0"/>
  </w:num>
  <w:num w:numId="6" w16cid:durableId="69862734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Vivobook">
    <w15:presenceInfo w15:providerId="Windows Live" w15:userId="bcfffc7ed4ab61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087"/>
    <w:rsid w:val="00175B16"/>
    <w:rsid w:val="00405087"/>
    <w:rsid w:val="00633C6B"/>
    <w:rsid w:val="008C72E5"/>
    <w:rsid w:val="009A1004"/>
    <w:rsid w:val="00AA582C"/>
    <w:rsid w:val="00D41F2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38BAB"/>
  <w15:docId w15:val="{308EF2E2-7BF5-4859-ABE5-9120AEDFC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9A100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hyperlink" Target="https://www.kaggle.com/isabbaggin" TargetMode="External"/><Relationship Id="rId5" Type="http://schemas.openxmlformats.org/officeDocument/2006/relationships/chart" Target="charts/chart1.xml"/><Relationship Id="rId10" Type="http://schemas.openxmlformats.org/officeDocument/2006/relationships/hyperlink" Target="https://www.kaggle.com/datasets/isabbaggin/transaction-fraudulent-financial-syntheticdata" TargetMode="External"/><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Daffa%20Syahreza\Desktop\fraud_dataset\fraud_report_cop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affa%20Syahreza\Desktop\fraud_dataset\fraud_report_cop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affa%20Syahreza\Desktop\fraud_dataset\fraud_report_cop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affa%20Syahreza\Desktop\fraud_dataset\fraud_report_cop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affa%20Syahreza\Desktop\fraud_dataset\fraud_report_copy.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r>
              <a:rPr lang="en-US"/>
              <a:t>Fraud Rate on Card Types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endParaRPr lang="id-ID"/>
        </a:p>
      </c:txPr>
    </c:title>
    <c:autoTitleDeleted val="0"/>
    <c:plotArea>
      <c:layout/>
      <c:barChart>
        <c:barDir val="bar"/>
        <c:grouping val="clustered"/>
        <c:varyColors val="1"/>
        <c:ser>
          <c:idx val="0"/>
          <c:order val="0"/>
          <c:tx>
            <c:strRef>
              <c:f>'Card-done'!$B$1</c:f>
              <c:strCache>
                <c:ptCount val="1"/>
                <c:pt idx="0">
                  <c:v>is_fraudulent</c:v>
                </c:pt>
              </c:strCache>
            </c:strRef>
          </c:tx>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B540-4ADD-BCA2-DACB9E9EBA7B}"/>
              </c:ext>
            </c:extLst>
          </c:dPt>
          <c:dPt>
            <c:idx val="1"/>
            <c:invertIfNegative val="0"/>
            <c:bubble3D val="0"/>
            <c:spPr>
              <a:solidFill>
                <a:schemeClr val="accent2"/>
              </a:solidFill>
              <a:ln>
                <a:noFill/>
              </a:ln>
              <a:effectLst/>
            </c:spPr>
            <c:extLst>
              <c:ext xmlns:c16="http://schemas.microsoft.com/office/drawing/2014/chart" uri="{C3380CC4-5D6E-409C-BE32-E72D297353CC}">
                <c16:uniqueId val="{00000003-B540-4ADD-BCA2-DACB9E9EBA7B}"/>
              </c:ext>
            </c:extLst>
          </c:dPt>
          <c:dPt>
            <c:idx val="2"/>
            <c:invertIfNegative val="0"/>
            <c:bubble3D val="0"/>
            <c:spPr>
              <a:solidFill>
                <a:schemeClr val="accent3"/>
              </a:solidFill>
              <a:ln>
                <a:noFill/>
              </a:ln>
              <a:effectLst/>
            </c:spPr>
            <c:extLst>
              <c:ext xmlns:c16="http://schemas.microsoft.com/office/drawing/2014/chart" uri="{C3380CC4-5D6E-409C-BE32-E72D297353CC}">
                <c16:uniqueId val="{00000005-B540-4ADD-BCA2-DACB9E9EBA7B}"/>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7-B540-4ADD-BCA2-DACB9E9EBA7B}"/>
              </c:ext>
            </c:extLst>
          </c:dPt>
          <c:cat>
            <c:strRef>
              <c:f>'Card-done'!$A$2:$A$5</c:f>
              <c:strCache>
                <c:ptCount val="4"/>
                <c:pt idx="0">
                  <c:v>MasterCard</c:v>
                </c:pt>
                <c:pt idx="1">
                  <c:v>Visa</c:v>
                </c:pt>
                <c:pt idx="2">
                  <c:v>Discover</c:v>
                </c:pt>
                <c:pt idx="3">
                  <c:v>American Express</c:v>
                </c:pt>
              </c:strCache>
            </c:strRef>
          </c:cat>
          <c:val>
            <c:numRef>
              <c:f>'Card-done'!$B$2:$B$5</c:f>
              <c:numCache>
                <c:formatCode>0%</c:formatCode>
                <c:ptCount val="4"/>
                <c:pt idx="0">
                  <c:v>0.52161141418380197</c:v>
                </c:pt>
                <c:pt idx="1">
                  <c:v>0.50763052208835346</c:v>
                </c:pt>
                <c:pt idx="2">
                  <c:v>0.50474743638435249</c:v>
                </c:pt>
                <c:pt idx="3">
                  <c:v>0.49398556535685639</c:v>
                </c:pt>
              </c:numCache>
            </c:numRef>
          </c:val>
          <c:extLst>
            <c:ext xmlns:c16="http://schemas.microsoft.com/office/drawing/2014/chart" uri="{C3380CC4-5D6E-409C-BE32-E72D297353CC}">
              <c16:uniqueId val="{00000008-B540-4ADD-BCA2-DACB9E9EBA7B}"/>
            </c:ext>
          </c:extLst>
        </c:ser>
        <c:dLbls>
          <c:showLegendKey val="0"/>
          <c:showVal val="0"/>
          <c:showCatName val="0"/>
          <c:showSerName val="0"/>
          <c:showPercent val="0"/>
          <c:showBubbleSize val="0"/>
        </c:dLbls>
        <c:gapWidth val="182"/>
        <c:axId val="105176751"/>
        <c:axId val="105174831"/>
      </c:barChart>
      <c:catAx>
        <c:axId val="10517675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id-ID"/>
          </a:p>
        </c:txPr>
        <c:crossAx val="105174831"/>
        <c:crosses val="autoZero"/>
        <c:auto val="1"/>
        <c:lblAlgn val="ctr"/>
        <c:lblOffset val="100"/>
        <c:noMultiLvlLbl val="0"/>
      </c:catAx>
      <c:valAx>
        <c:axId val="105174831"/>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id-ID"/>
          </a:p>
        </c:txPr>
        <c:crossAx val="105176751"/>
        <c:crosses val="autoZero"/>
        <c:crossBetween val="between"/>
      </c:valAx>
      <c:spPr>
        <a:noFill/>
        <a:ln>
          <a:noFill/>
        </a:ln>
        <a:effectLst/>
      </c:spPr>
    </c:plotArea>
    <c:plotVisOnly val="1"/>
    <c:dispBlanksAs val="gap"/>
    <c:showDLblsOverMax val="0"/>
  </c:chart>
  <c:spPr>
    <a:solidFill>
      <a:schemeClr val="lt1"/>
    </a:solidFill>
    <a:ln w="25400" cap="flat" cmpd="sng" algn="ctr">
      <a:solidFill>
        <a:schemeClr val="dk1"/>
      </a:solidFill>
      <a:prstDash val="solid"/>
      <a:round/>
    </a:ln>
    <a:effectLst/>
  </c:spPr>
  <c:txPr>
    <a:bodyPr/>
    <a:lstStyle/>
    <a:p>
      <a:pPr>
        <a:defRPr>
          <a:solidFill>
            <a:schemeClr val="dk1"/>
          </a:solidFill>
          <a:latin typeface="+mn-lt"/>
          <a:ea typeface="+mn-ea"/>
          <a:cs typeface="+mn-cs"/>
        </a:defRPr>
      </a:pPr>
      <a:endParaRPr lang="id-ID"/>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ln>
                  <a:solidFill>
                    <a:schemeClr val="dk1"/>
                  </a:solidFill>
                </a:ln>
                <a:solidFill>
                  <a:schemeClr val="tx1">
                    <a:lumMod val="65000"/>
                    <a:lumOff val="35000"/>
                  </a:schemeClr>
                </a:solidFill>
                <a:latin typeface="+mn-lt"/>
                <a:ea typeface="+mn-ea"/>
                <a:cs typeface="+mn-cs"/>
              </a:defRPr>
            </a:pPr>
            <a:r>
              <a:rPr lang="en-US"/>
              <a:t>5 most fraudulent customer</a:t>
            </a:r>
          </a:p>
        </c:rich>
      </c:tx>
      <c:overlay val="0"/>
      <c:spPr>
        <a:noFill/>
        <a:ln>
          <a:noFill/>
        </a:ln>
        <a:effectLst/>
      </c:spPr>
      <c:txPr>
        <a:bodyPr rot="0" spcFirstLastPara="1" vertOverflow="ellipsis" vert="horz" wrap="square" anchor="ctr" anchorCtr="1"/>
        <a:lstStyle/>
        <a:p>
          <a:pPr>
            <a:defRPr sz="1400" b="0" i="0" u="none" strike="noStrike" kern="1200" spc="0" baseline="0">
              <a:ln>
                <a:solidFill>
                  <a:schemeClr val="dk1"/>
                </a:solidFill>
              </a:ln>
              <a:solidFill>
                <a:schemeClr val="tx1">
                  <a:lumMod val="65000"/>
                  <a:lumOff val="35000"/>
                </a:schemeClr>
              </a:solidFill>
              <a:latin typeface="+mn-lt"/>
              <a:ea typeface="+mn-ea"/>
              <a:cs typeface="+mn-cs"/>
            </a:defRPr>
          </a:pPr>
          <a:endParaRPr lang="id-ID"/>
        </a:p>
      </c:txPr>
    </c:title>
    <c:autoTitleDeleted val="0"/>
    <c:plotArea>
      <c:layout/>
      <c:barChart>
        <c:barDir val="col"/>
        <c:grouping val="clustered"/>
        <c:varyColors val="1"/>
        <c:ser>
          <c:idx val="0"/>
          <c:order val="0"/>
          <c:tx>
            <c:strRef>
              <c:f>'Customer-done'!$B$1</c:f>
              <c:strCache>
                <c:ptCount val="1"/>
                <c:pt idx="0">
                  <c:v>is_fraudulent</c:v>
                </c:pt>
              </c:strCache>
            </c:strRef>
          </c:tx>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EE78-415D-A773-8FC38F443E4C}"/>
              </c:ext>
            </c:extLst>
          </c:dPt>
          <c:dPt>
            <c:idx val="1"/>
            <c:invertIfNegative val="0"/>
            <c:bubble3D val="0"/>
            <c:spPr>
              <a:solidFill>
                <a:schemeClr val="accent2"/>
              </a:solidFill>
              <a:ln>
                <a:noFill/>
              </a:ln>
              <a:effectLst/>
            </c:spPr>
            <c:extLst>
              <c:ext xmlns:c16="http://schemas.microsoft.com/office/drawing/2014/chart" uri="{C3380CC4-5D6E-409C-BE32-E72D297353CC}">
                <c16:uniqueId val="{00000003-EE78-415D-A773-8FC38F443E4C}"/>
              </c:ext>
            </c:extLst>
          </c:dPt>
          <c:dPt>
            <c:idx val="2"/>
            <c:invertIfNegative val="0"/>
            <c:bubble3D val="0"/>
            <c:spPr>
              <a:solidFill>
                <a:schemeClr val="accent3"/>
              </a:solidFill>
              <a:ln>
                <a:noFill/>
              </a:ln>
              <a:effectLst/>
            </c:spPr>
            <c:extLst>
              <c:ext xmlns:c16="http://schemas.microsoft.com/office/drawing/2014/chart" uri="{C3380CC4-5D6E-409C-BE32-E72D297353CC}">
                <c16:uniqueId val="{00000005-EE78-415D-A773-8FC38F443E4C}"/>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7-EE78-415D-A773-8FC38F443E4C}"/>
              </c:ext>
            </c:extLst>
          </c:dPt>
          <c:dPt>
            <c:idx val="4"/>
            <c:invertIfNegative val="0"/>
            <c:bubble3D val="0"/>
            <c:spPr>
              <a:solidFill>
                <a:schemeClr val="accent5"/>
              </a:solidFill>
              <a:ln>
                <a:noFill/>
              </a:ln>
              <a:effectLst/>
            </c:spPr>
            <c:extLst>
              <c:ext xmlns:c16="http://schemas.microsoft.com/office/drawing/2014/chart" uri="{C3380CC4-5D6E-409C-BE32-E72D297353CC}">
                <c16:uniqueId val="{00000009-EE78-415D-A773-8FC38F443E4C}"/>
              </c:ext>
            </c:extLst>
          </c:dPt>
          <c:cat>
            <c:strRef>
              <c:f>'Customer-done'!$A$2:$A$6</c:f>
              <c:strCache>
                <c:ptCount val="5"/>
                <c:pt idx="0">
                  <c:v>c-1071</c:v>
                </c:pt>
                <c:pt idx="1">
                  <c:v>c-1039</c:v>
                </c:pt>
                <c:pt idx="2">
                  <c:v>c-1061</c:v>
                </c:pt>
                <c:pt idx="3">
                  <c:v>c-1011</c:v>
                </c:pt>
                <c:pt idx="4">
                  <c:v>c-1082</c:v>
                </c:pt>
              </c:strCache>
            </c:strRef>
          </c:cat>
          <c:val>
            <c:numRef>
              <c:f>'Customer-done'!$B$2:$B$6</c:f>
              <c:numCache>
                <c:formatCode>0</c:formatCode>
                <c:ptCount val="5"/>
                <c:pt idx="0">
                  <c:v>67</c:v>
                </c:pt>
                <c:pt idx="1">
                  <c:v>64</c:v>
                </c:pt>
                <c:pt idx="2">
                  <c:v>64</c:v>
                </c:pt>
                <c:pt idx="3">
                  <c:v>60</c:v>
                </c:pt>
                <c:pt idx="4">
                  <c:v>60</c:v>
                </c:pt>
              </c:numCache>
            </c:numRef>
          </c:val>
          <c:extLst>
            <c:ext xmlns:c16="http://schemas.microsoft.com/office/drawing/2014/chart" uri="{C3380CC4-5D6E-409C-BE32-E72D297353CC}">
              <c16:uniqueId val="{0000000A-EE78-415D-A773-8FC38F443E4C}"/>
            </c:ext>
          </c:extLst>
        </c:ser>
        <c:dLbls>
          <c:showLegendKey val="0"/>
          <c:showVal val="0"/>
          <c:showCatName val="0"/>
          <c:showSerName val="0"/>
          <c:showPercent val="0"/>
          <c:showBubbleSize val="0"/>
        </c:dLbls>
        <c:gapWidth val="219"/>
        <c:overlap val="-27"/>
        <c:axId val="105178671"/>
        <c:axId val="105183471"/>
      </c:barChart>
      <c:catAx>
        <c:axId val="1051786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solidFill>
                    <a:schemeClr val="dk1"/>
                  </a:solidFill>
                </a:ln>
                <a:solidFill>
                  <a:schemeClr val="tx1">
                    <a:lumMod val="65000"/>
                    <a:lumOff val="35000"/>
                  </a:schemeClr>
                </a:solidFill>
                <a:latin typeface="+mn-lt"/>
                <a:ea typeface="+mn-ea"/>
                <a:cs typeface="+mn-cs"/>
              </a:defRPr>
            </a:pPr>
            <a:endParaRPr lang="id-ID"/>
          </a:p>
        </c:txPr>
        <c:crossAx val="105183471"/>
        <c:crosses val="autoZero"/>
        <c:auto val="1"/>
        <c:lblAlgn val="ctr"/>
        <c:lblOffset val="100"/>
        <c:noMultiLvlLbl val="0"/>
      </c:catAx>
      <c:valAx>
        <c:axId val="10518347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solidFill>
                    <a:schemeClr val="dk1"/>
                  </a:solidFill>
                </a:ln>
                <a:solidFill>
                  <a:schemeClr val="tx1">
                    <a:lumMod val="65000"/>
                    <a:lumOff val="35000"/>
                  </a:schemeClr>
                </a:solidFill>
                <a:latin typeface="+mn-lt"/>
                <a:ea typeface="+mn-ea"/>
                <a:cs typeface="+mn-cs"/>
              </a:defRPr>
            </a:pPr>
            <a:endParaRPr lang="id-ID"/>
          </a:p>
        </c:txPr>
        <c:crossAx val="10517867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dk1"/>
      </a:solidFill>
      <a:round/>
    </a:ln>
    <a:effectLst/>
  </c:spPr>
  <c:txPr>
    <a:bodyPr/>
    <a:lstStyle/>
    <a:p>
      <a:pPr>
        <a:defRPr>
          <a:ln>
            <a:solidFill>
              <a:schemeClr val="dk1"/>
            </a:solidFill>
          </a:ln>
        </a:defRPr>
      </a:pPr>
      <a:endParaRPr lang="id-ID"/>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6695100612423434E-2"/>
          <c:y val="0.14066743303629309"/>
          <c:w val="0.90447250767382892"/>
          <c:h val="0.79438562221434728"/>
        </c:manualLayout>
      </c:layout>
      <c:barChart>
        <c:barDir val="col"/>
        <c:grouping val="clustered"/>
        <c:varyColors val="0"/>
        <c:ser>
          <c:idx val="0"/>
          <c:order val="0"/>
          <c:tx>
            <c:strRef>
              <c:f>'city-done'!$B$1</c:f>
              <c:strCache>
                <c:ptCount val="1"/>
                <c:pt idx="0">
                  <c:v>total_transactions</c:v>
                </c:pt>
              </c:strCache>
            </c:strRef>
          </c:tx>
          <c:spPr>
            <a:solidFill>
              <a:schemeClr val="accent1"/>
            </a:solidFill>
            <a:ln>
              <a:noFill/>
            </a:ln>
            <a:effectLst/>
          </c:spPr>
          <c:invertIfNegative val="0"/>
          <c:cat>
            <c:strRef>
              <c:f>'city-done'!$A$2:$A$6</c:f>
              <c:strCache>
                <c:ptCount val="5"/>
                <c:pt idx="0">
                  <c:v>City-6</c:v>
                </c:pt>
                <c:pt idx="1">
                  <c:v>City-31</c:v>
                </c:pt>
                <c:pt idx="2">
                  <c:v>City-1</c:v>
                </c:pt>
                <c:pt idx="3">
                  <c:v>City-48</c:v>
                </c:pt>
                <c:pt idx="4">
                  <c:v>City-26</c:v>
                </c:pt>
              </c:strCache>
            </c:strRef>
          </c:cat>
          <c:val>
            <c:numRef>
              <c:f>'city-done'!$B$2:$B$6</c:f>
              <c:numCache>
                <c:formatCode>General</c:formatCode>
                <c:ptCount val="5"/>
                <c:pt idx="0">
                  <c:v>190</c:v>
                </c:pt>
                <c:pt idx="1">
                  <c:v>177</c:v>
                </c:pt>
                <c:pt idx="2">
                  <c:v>188</c:v>
                </c:pt>
                <c:pt idx="3">
                  <c:v>202</c:v>
                </c:pt>
                <c:pt idx="4">
                  <c:v>192</c:v>
                </c:pt>
              </c:numCache>
            </c:numRef>
          </c:val>
          <c:extLst>
            <c:ext xmlns:c16="http://schemas.microsoft.com/office/drawing/2014/chart" uri="{C3380CC4-5D6E-409C-BE32-E72D297353CC}">
              <c16:uniqueId val="{00000000-881B-46A7-A26E-DC830E191E0B}"/>
            </c:ext>
          </c:extLst>
        </c:ser>
        <c:ser>
          <c:idx val="1"/>
          <c:order val="1"/>
          <c:tx>
            <c:strRef>
              <c:f>'city-done'!$C$1</c:f>
              <c:strCache>
                <c:ptCount val="1"/>
                <c:pt idx="0">
                  <c:v>fraud_transactions</c:v>
                </c:pt>
              </c:strCache>
            </c:strRef>
          </c:tx>
          <c:spPr>
            <a:solidFill>
              <a:schemeClr val="accent2"/>
            </a:solidFill>
            <a:ln>
              <a:noFill/>
            </a:ln>
            <a:effectLst/>
          </c:spPr>
          <c:invertIfNegative val="0"/>
          <c:cat>
            <c:strRef>
              <c:f>'city-done'!$A$2:$A$6</c:f>
              <c:strCache>
                <c:ptCount val="5"/>
                <c:pt idx="0">
                  <c:v>City-6</c:v>
                </c:pt>
                <c:pt idx="1">
                  <c:v>City-31</c:v>
                </c:pt>
                <c:pt idx="2">
                  <c:v>City-1</c:v>
                </c:pt>
                <c:pt idx="3">
                  <c:v>City-48</c:v>
                </c:pt>
                <c:pt idx="4">
                  <c:v>City-26</c:v>
                </c:pt>
              </c:strCache>
            </c:strRef>
          </c:cat>
          <c:val>
            <c:numRef>
              <c:f>'city-done'!$C$2:$C$6</c:f>
              <c:numCache>
                <c:formatCode>General</c:formatCode>
                <c:ptCount val="5"/>
                <c:pt idx="0">
                  <c:v>114</c:v>
                </c:pt>
                <c:pt idx="1">
                  <c:v>102</c:v>
                </c:pt>
                <c:pt idx="2">
                  <c:v>108</c:v>
                </c:pt>
                <c:pt idx="3">
                  <c:v>115</c:v>
                </c:pt>
                <c:pt idx="4">
                  <c:v>109</c:v>
                </c:pt>
              </c:numCache>
            </c:numRef>
          </c:val>
          <c:extLst>
            <c:ext xmlns:c16="http://schemas.microsoft.com/office/drawing/2014/chart" uri="{C3380CC4-5D6E-409C-BE32-E72D297353CC}">
              <c16:uniqueId val="{00000001-881B-46A7-A26E-DC830E191E0B}"/>
            </c:ext>
          </c:extLst>
        </c:ser>
        <c:ser>
          <c:idx val="2"/>
          <c:order val="2"/>
          <c:tx>
            <c:strRef>
              <c:f>'city-done'!$D$1</c:f>
              <c:strCache>
                <c:ptCount val="1"/>
                <c:pt idx="0">
                  <c:v>fraud_rate</c:v>
                </c:pt>
              </c:strCache>
            </c:strRef>
          </c:tx>
          <c:spPr>
            <a:solidFill>
              <a:srgbClr val="7030A0"/>
            </a:solidFill>
            <a:ln>
              <a:noFill/>
            </a:ln>
            <a:effectLst/>
          </c:spPr>
          <c:invertIfNegative val="0"/>
          <c:cat>
            <c:strRef>
              <c:f>'city-done'!$A$2:$A$6</c:f>
              <c:strCache>
                <c:ptCount val="5"/>
                <c:pt idx="0">
                  <c:v>City-6</c:v>
                </c:pt>
                <c:pt idx="1">
                  <c:v>City-31</c:v>
                </c:pt>
                <c:pt idx="2">
                  <c:v>City-1</c:v>
                </c:pt>
                <c:pt idx="3">
                  <c:v>City-48</c:v>
                </c:pt>
                <c:pt idx="4">
                  <c:v>City-26</c:v>
                </c:pt>
              </c:strCache>
            </c:strRef>
          </c:cat>
          <c:val>
            <c:numRef>
              <c:f>'city-done'!$D$2:$D$6</c:f>
              <c:numCache>
                <c:formatCode>0</c:formatCode>
                <c:ptCount val="5"/>
                <c:pt idx="0">
                  <c:v>60</c:v>
                </c:pt>
                <c:pt idx="1">
                  <c:v>57.627118644067799</c:v>
                </c:pt>
                <c:pt idx="2">
                  <c:v>57.446808510638299</c:v>
                </c:pt>
                <c:pt idx="3">
                  <c:v>56.930693069306933</c:v>
                </c:pt>
                <c:pt idx="4">
                  <c:v>56.770833333333343</c:v>
                </c:pt>
              </c:numCache>
            </c:numRef>
          </c:val>
          <c:extLst>
            <c:ext xmlns:c16="http://schemas.microsoft.com/office/drawing/2014/chart" uri="{C3380CC4-5D6E-409C-BE32-E72D297353CC}">
              <c16:uniqueId val="{00000002-881B-46A7-A26E-DC830E191E0B}"/>
            </c:ext>
          </c:extLst>
        </c:ser>
        <c:dLbls>
          <c:showLegendKey val="0"/>
          <c:showVal val="0"/>
          <c:showCatName val="0"/>
          <c:showSerName val="0"/>
          <c:showPercent val="0"/>
          <c:showBubbleSize val="0"/>
        </c:dLbls>
        <c:gapWidth val="219"/>
        <c:overlap val="-27"/>
        <c:axId val="105127791"/>
        <c:axId val="105133551"/>
      </c:barChart>
      <c:catAx>
        <c:axId val="1051277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id-ID"/>
          </a:p>
        </c:txPr>
        <c:crossAx val="105133551"/>
        <c:crosses val="autoZero"/>
        <c:auto val="1"/>
        <c:lblAlgn val="ctr"/>
        <c:lblOffset val="100"/>
        <c:noMultiLvlLbl val="0"/>
      </c:catAx>
      <c:valAx>
        <c:axId val="1051335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id-ID"/>
          </a:p>
        </c:txPr>
        <c:crossAx val="105127791"/>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id-ID"/>
        </a:p>
      </c:txPr>
    </c:legend>
    <c:plotVisOnly val="1"/>
    <c:dispBlanksAs val="gap"/>
    <c:showDLblsOverMax val="0"/>
  </c:chart>
  <c:spPr>
    <a:solidFill>
      <a:schemeClr val="lt1"/>
    </a:solidFill>
    <a:ln w="25400" cap="flat" cmpd="sng" algn="ctr">
      <a:solidFill>
        <a:schemeClr val="dk1"/>
      </a:solidFill>
      <a:prstDash val="solid"/>
      <a:round/>
    </a:ln>
    <a:effectLst/>
  </c:spPr>
  <c:txPr>
    <a:bodyPr/>
    <a:lstStyle/>
    <a:p>
      <a:pPr>
        <a:defRPr>
          <a:solidFill>
            <a:schemeClr val="dk1"/>
          </a:solidFill>
          <a:latin typeface="+mn-lt"/>
          <a:ea typeface="+mn-ea"/>
          <a:cs typeface="+mn-cs"/>
        </a:defRPr>
      </a:pPr>
      <a:endParaRPr lang="id-ID"/>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ln>
                  <a:noFill/>
                </a:ln>
                <a:solidFill>
                  <a:schemeClr val="dk1">
                    <a:lumMod val="50000"/>
                    <a:lumOff val="50000"/>
                  </a:schemeClr>
                </a:solidFill>
                <a:latin typeface="+mn-lt"/>
                <a:ea typeface="+mn-ea"/>
                <a:cs typeface="+mn-cs"/>
              </a:defRPr>
            </a:pPr>
            <a:r>
              <a:rPr lang="en-US"/>
              <a:t>Age range of fraud perpetrators</a:t>
            </a:r>
          </a:p>
        </c:rich>
      </c:tx>
      <c:overlay val="0"/>
      <c:spPr>
        <a:noFill/>
        <a:ln>
          <a:noFill/>
        </a:ln>
        <a:effectLst/>
      </c:spPr>
      <c:txPr>
        <a:bodyPr rot="0" spcFirstLastPara="1" vertOverflow="ellipsis" vert="horz" wrap="square" anchor="ctr" anchorCtr="1"/>
        <a:lstStyle/>
        <a:p>
          <a:pPr>
            <a:defRPr sz="1400" b="0" i="0" u="none" strike="noStrike" kern="1200" cap="none" spc="20" baseline="0">
              <a:ln>
                <a:noFill/>
              </a:ln>
              <a:solidFill>
                <a:schemeClr val="dk1">
                  <a:lumMod val="50000"/>
                  <a:lumOff val="50000"/>
                </a:schemeClr>
              </a:solidFill>
              <a:latin typeface="+mn-lt"/>
              <a:ea typeface="+mn-ea"/>
              <a:cs typeface="+mn-cs"/>
            </a:defRPr>
          </a:pPr>
          <a:endParaRPr lang="id-ID"/>
        </a:p>
      </c:txPr>
    </c:title>
    <c:autoTitleDeleted val="0"/>
    <c:plotArea>
      <c:layout>
        <c:manualLayout>
          <c:layoutTarget val="inner"/>
          <c:xMode val="edge"/>
          <c:yMode val="edge"/>
          <c:x val="5.8270289743193864E-2"/>
          <c:y val="0.16245370370370371"/>
          <c:w val="0.91918985770161088"/>
          <c:h val="0.72088764946048411"/>
        </c:manualLayout>
      </c:layout>
      <c:lineChart>
        <c:grouping val="standard"/>
        <c:varyColors val="0"/>
        <c:ser>
          <c:idx val="0"/>
          <c:order val="0"/>
          <c:tx>
            <c:strRef>
              <c:f>'age-done'!$B$1</c:f>
              <c:strCache>
                <c:ptCount val="1"/>
                <c:pt idx="0">
                  <c:v>is_fraudulent</c:v>
                </c:pt>
              </c:strCache>
            </c:strRef>
          </c:tx>
          <c:spPr>
            <a:ln w="22225" cap="rnd" cmpd="sng" algn="ctr">
              <a:solidFill>
                <a:srgbClr val="FF0000"/>
              </a:solidFill>
              <a:round/>
            </a:ln>
            <a:effectLst/>
          </c:spPr>
          <c:marker>
            <c:symbol val="none"/>
          </c:marker>
          <c:cat>
            <c:numRef>
              <c:f>'age-done'!$A$2:$A$54</c:f>
              <c:numCache>
                <c:formatCode>General</c:formatCode>
                <c:ptCount val="53"/>
                <c:pt idx="0">
                  <c:v>18</c:v>
                </c:pt>
                <c:pt idx="1">
                  <c:v>19</c:v>
                </c:pt>
                <c:pt idx="2">
                  <c:v>20</c:v>
                </c:pt>
                <c:pt idx="3">
                  <c:v>21</c:v>
                </c:pt>
                <c:pt idx="4">
                  <c:v>22</c:v>
                </c:pt>
                <c:pt idx="5">
                  <c:v>23</c:v>
                </c:pt>
                <c:pt idx="6">
                  <c:v>24</c:v>
                </c:pt>
                <c:pt idx="7">
                  <c:v>25</c:v>
                </c:pt>
                <c:pt idx="8">
                  <c:v>26</c:v>
                </c:pt>
                <c:pt idx="9">
                  <c:v>27</c:v>
                </c:pt>
                <c:pt idx="10">
                  <c:v>28</c:v>
                </c:pt>
                <c:pt idx="11">
                  <c:v>29</c:v>
                </c:pt>
                <c:pt idx="12">
                  <c:v>30</c:v>
                </c:pt>
                <c:pt idx="13">
                  <c:v>31</c:v>
                </c:pt>
                <c:pt idx="14">
                  <c:v>32</c:v>
                </c:pt>
                <c:pt idx="15">
                  <c:v>33</c:v>
                </c:pt>
                <c:pt idx="16">
                  <c:v>34</c:v>
                </c:pt>
                <c:pt idx="17">
                  <c:v>35</c:v>
                </c:pt>
                <c:pt idx="18">
                  <c:v>36</c:v>
                </c:pt>
                <c:pt idx="19">
                  <c:v>37</c:v>
                </c:pt>
                <c:pt idx="20">
                  <c:v>38</c:v>
                </c:pt>
                <c:pt idx="21">
                  <c:v>39</c:v>
                </c:pt>
                <c:pt idx="22">
                  <c:v>40</c:v>
                </c:pt>
                <c:pt idx="23">
                  <c:v>41</c:v>
                </c:pt>
                <c:pt idx="24">
                  <c:v>42</c:v>
                </c:pt>
                <c:pt idx="25">
                  <c:v>43</c:v>
                </c:pt>
                <c:pt idx="26">
                  <c:v>44</c:v>
                </c:pt>
                <c:pt idx="27">
                  <c:v>45</c:v>
                </c:pt>
                <c:pt idx="28">
                  <c:v>46</c:v>
                </c:pt>
                <c:pt idx="29">
                  <c:v>47</c:v>
                </c:pt>
                <c:pt idx="30">
                  <c:v>48</c:v>
                </c:pt>
                <c:pt idx="31">
                  <c:v>49</c:v>
                </c:pt>
                <c:pt idx="32">
                  <c:v>50</c:v>
                </c:pt>
                <c:pt idx="33">
                  <c:v>51</c:v>
                </c:pt>
                <c:pt idx="34">
                  <c:v>52</c:v>
                </c:pt>
                <c:pt idx="35">
                  <c:v>53</c:v>
                </c:pt>
                <c:pt idx="36">
                  <c:v>54</c:v>
                </c:pt>
                <c:pt idx="37">
                  <c:v>55</c:v>
                </c:pt>
                <c:pt idx="38">
                  <c:v>56</c:v>
                </c:pt>
                <c:pt idx="39">
                  <c:v>57</c:v>
                </c:pt>
                <c:pt idx="40">
                  <c:v>58</c:v>
                </c:pt>
                <c:pt idx="41">
                  <c:v>59</c:v>
                </c:pt>
                <c:pt idx="42">
                  <c:v>60</c:v>
                </c:pt>
                <c:pt idx="43">
                  <c:v>61</c:v>
                </c:pt>
                <c:pt idx="44">
                  <c:v>62</c:v>
                </c:pt>
                <c:pt idx="45">
                  <c:v>63</c:v>
                </c:pt>
                <c:pt idx="46">
                  <c:v>64</c:v>
                </c:pt>
                <c:pt idx="47">
                  <c:v>65</c:v>
                </c:pt>
                <c:pt idx="48">
                  <c:v>66</c:v>
                </c:pt>
                <c:pt idx="49">
                  <c:v>67</c:v>
                </c:pt>
                <c:pt idx="50">
                  <c:v>68</c:v>
                </c:pt>
                <c:pt idx="51">
                  <c:v>69</c:v>
                </c:pt>
                <c:pt idx="52">
                  <c:v>70</c:v>
                </c:pt>
              </c:numCache>
            </c:numRef>
          </c:cat>
          <c:val>
            <c:numRef>
              <c:f>'age-done'!$B$2:$B$54</c:f>
              <c:numCache>
                <c:formatCode>General</c:formatCode>
                <c:ptCount val="53"/>
                <c:pt idx="0">
                  <c:v>87</c:v>
                </c:pt>
                <c:pt idx="1">
                  <c:v>105</c:v>
                </c:pt>
                <c:pt idx="2">
                  <c:v>94</c:v>
                </c:pt>
                <c:pt idx="3">
                  <c:v>90</c:v>
                </c:pt>
                <c:pt idx="4">
                  <c:v>99</c:v>
                </c:pt>
                <c:pt idx="5">
                  <c:v>104</c:v>
                </c:pt>
                <c:pt idx="6">
                  <c:v>119</c:v>
                </c:pt>
                <c:pt idx="7">
                  <c:v>102</c:v>
                </c:pt>
                <c:pt idx="8">
                  <c:v>83</c:v>
                </c:pt>
                <c:pt idx="9">
                  <c:v>94</c:v>
                </c:pt>
                <c:pt idx="10">
                  <c:v>91</c:v>
                </c:pt>
                <c:pt idx="11">
                  <c:v>97</c:v>
                </c:pt>
                <c:pt idx="12">
                  <c:v>108</c:v>
                </c:pt>
                <c:pt idx="13">
                  <c:v>79</c:v>
                </c:pt>
                <c:pt idx="14">
                  <c:v>103</c:v>
                </c:pt>
                <c:pt idx="15">
                  <c:v>91</c:v>
                </c:pt>
                <c:pt idx="16">
                  <c:v>95</c:v>
                </c:pt>
                <c:pt idx="17">
                  <c:v>111</c:v>
                </c:pt>
                <c:pt idx="18">
                  <c:v>94</c:v>
                </c:pt>
                <c:pt idx="19">
                  <c:v>79</c:v>
                </c:pt>
                <c:pt idx="20">
                  <c:v>87</c:v>
                </c:pt>
                <c:pt idx="21">
                  <c:v>91</c:v>
                </c:pt>
                <c:pt idx="22">
                  <c:v>90</c:v>
                </c:pt>
                <c:pt idx="23">
                  <c:v>98</c:v>
                </c:pt>
                <c:pt idx="24">
                  <c:v>97</c:v>
                </c:pt>
                <c:pt idx="25">
                  <c:v>95</c:v>
                </c:pt>
                <c:pt idx="26">
                  <c:v>95</c:v>
                </c:pt>
                <c:pt idx="27">
                  <c:v>95</c:v>
                </c:pt>
                <c:pt idx="28">
                  <c:v>91</c:v>
                </c:pt>
                <c:pt idx="29">
                  <c:v>97</c:v>
                </c:pt>
                <c:pt idx="30">
                  <c:v>94</c:v>
                </c:pt>
                <c:pt idx="31">
                  <c:v>96</c:v>
                </c:pt>
                <c:pt idx="32">
                  <c:v>101</c:v>
                </c:pt>
                <c:pt idx="33">
                  <c:v>105</c:v>
                </c:pt>
                <c:pt idx="34">
                  <c:v>102</c:v>
                </c:pt>
                <c:pt idx="35">
                  <c:v>98</c:v>
                </c:pt>
                <c:pt idx="36">
                  <c:v>91</c:v>
                </c:pt>
                <c:pt idx="37">
                  <c:v>108</c:v>
                </c:pt>
                <c:pt idx="38">
                  <c:v>87</c:v>
                </c:pt>
                <c:pt idx="39">
                  <c:v>75</c:v>
                </c:pt>
                <c:pt idx="40">
                  <c:v>94</c:v>
                </c:pt>
                <c:pt idx="41">
                  <c:v>78</c:v>
                </c:pt>
                <c:pt idx="42">
                  <c:v>96</c:v>
                </c:pt>
                <c:pt idx="43">
                  <c:v>104</c:v>
                </c:pt>
                <c:pt idx="44">
                  <c:v>109</c:v>
                </c:pt>
                <c:pt idx="45">
                  <c:v>89</c:v>
                </c:pt>
                <c:pt idx="46">
                  <c:v>97</c:v>
                </c:pt>
                <c:pt idx="47">
                  <c:v>105</c:v>
                </c:pt>
                <c:pt idx="48">
                  <c:v>87</c:v>
                </c:pt>
                <c:pt idx="49">
                  <c:v>87</c:v>
                </c:pt>
                <c:pt idx="50">
                  <c:v>110</c:v>
                </c:pt>
                <c:pt idx="51">
                  <c:v>93</c:v>
                </c:pt>
                <c:pt idx="52">
                  <c:v>101</c:v>
                </c:pt>
              </c:numCache>
            </c:numRef>
          </c:val>
          <c:smooth val="0"/>
          <c:extLst>
            <c:ext xmlns:c16="http://schemas.microsoft.com/office/drawing/2014/chart" uri="{C3380CC4-5D6E-409C-BE32-E72D297353CC}">
              <c16:uniqueId val="{00000000-C431-4FB1-B0B2-E8537636DDB4}"/>
            </c:ext>
          </c:extLst>
        </c:ser>
        <c:dLbls>
          <c:showLegendKey val="0"/>
          <c:showVal val="0"/>
          <c:showCatName val="0"/>
          <c:showSerName val="0"/>
          <c:showPercent val="0"/>
          <c:showBubbleSize val="0"/>
        </c:dLbls>
        <c:dropLines>
          <c:spPr>
            <a:ln w="9525" cap="flat" cmpd="sng" algn="ctr">
              <a:solidFill>
                <a:srgbClr val="FF0000">
                  <a:alpha val="33000"/>
                </a:srgbClr>
              </a:solidFill>
              <a:round/>
            </a:ln>
            <a:effectLst/>
          </c:spPr>
        </c:dropLines>
        <c:smooth val="0"/>
        <c:axId val="105211311"/>
        <c:axId val="105209871"/>
      </c:lineChart>
      <c:catAx>
        <c:axId val="105211311"/>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ln>
                  <a:noFill/>
                </a:ln>
                <a:solidFill>
                  <a:schemeClr val="dk1">
                    <a:lumMod val="65000"/>
                    <a:lumOff val="35000"/>
                  </a:schemeClr>
                </a:solidFill>
                <a:latin typeface="+mn-lt"/>
                <a:ea typeface="+mn-ea"/>
                <a:cs typeface="+mn-cs"/>
              </a:defRPr>
            </a:pPr>
            <a:endParaRPr lang="id-ID"/>
          </a:p>
        </c:txPr>
        <c:crossAx val="105209871"/>
        <c:crosses val="autoZero"/>
        <c:auto val="1"/>
        <c:lblAlgn val="ctr"/>
        <c:lblOffset val="100"/>
        <c:noMultiLvlLbl val="0"/>
      </c:catAx>
      <c:valAx>
        <c:axId val="105209871"/>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ln>
                  <a:noFill/>
                </a:ln>
                <a:solidFill>
                  <a:schemeClr val="dk1">
                    <a:lumMod val="65000"/>
                    <a:lumOff val="35000"/>
                  </a:schemeClr>
                </a:solidFill>
                <a:latin typeface="+mn-lt"/>
                <a:ea typeface="+mn-ea"/>
                <a:cs typeface="+mn-cs"/>
              </a:defRPr>
            </a:pPr>
            <a:endParaRPr lang="id-ID"/>
          </a:p>
        </c:txPr>
        <c:crossAx val="105211311"/>
        <c:crosses val="autoZero"/>
        <c:crossBetween val="between"/>
      </c:valAx>
      <c:spPr>
        <a:gradFill>
          <a:gsLst>
            <a:gs pos="100000">
              <a:schemeClr val="lt1">
                <a:lumMod val="95000"/>
              </a:schemeClr>
            </a:gs>
            <a:gs pos="0">
              <a:schemeClr val="lt1"/>
            </a:gs>
          </a:gsLst>
          <a:lin ang="5400000" scaled="0"/>
        </a:gradFill>
        <a:ln>
          <a:noFill/>
        </a:ln>
        <a:effectLst/>
      </c:spPr>
    </c:plotArea>
    <c:plotVisOnly val="1"/>
    <c:dispBlanksAs val="gap"/>
    <c:showDLblsOverMax val="0"/>
  </c:chart>
  <c:spPr>
    <a:solidFill>
      <a:schemeClr val="lt1"/>
    </a:solidFill>
    <a:ln w="9525" cap="flat" cmpd="sng" algn="ctr">
      <a:solidFill>
        <a:schemeClr val="tx1"/>
      </a:solidFill>
      <a:round/>
    </a:ln>
    <a:effectLst/>
  </c:spPr>
  <c:txPr>
    <a:bodyPr/>
    <a:lstStyle/>
    <a:p>
      <a:pPr>
        <a:defRPr>
          <a:ln>
            <a:noFill/>
          </a:ln>
        </a:defRPr>
      </a:pPr>
      <a:endParaRPr lang="id-ID"/>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Top 5 cities with mosk risk for fraud</a:t>
            </a:r>
            <a:endParaRPr lang="id-ID"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barChart>
        <c:barDir val="col"/>
        <c:grouping val="clustered"/>
        <c:varyColors val="0"/>
        <c:ser>
          <c:idx val="0"/>
          <c:order val="0"/>
          <c:tx>
            <c:strRef>
              <c:f>'city-done'!$B$1</c:f>
              <c:strCache>
                <c:ptCount val="1"/>
                <c:pt idx="0">
                  <c:v>total_transactions</c:v>
                </c:pt>
              </c:strCache>
            </c:strRef>
          </c:tx>
          <c:spPr>
            <a:solidFill>
              <a:schemeClr val="accent1"/>
            </a:solidFill>
            <a:ln>
              <a:noFill/>
            </a:ln>
            <a:effectLst/>
          </c:spPr>
          <c:invertIfNegative val="0"/>
          <c:cat>
            <c:strRef>
              <c:f>'city-done'!$A$2:$A$6</c:f>
              <c:strCache>
                <c:ptCount val="5"/>
                <c:pt idx="0">
                  <c:v>City-6</c:v>
                </c:pt>
                <c:pt idx="1">
                  <c:v>City-31</c:v>
                </c:pt>
                <c:pt idx="2">
                  <c:v>City-1</c:v>
                </c:pt>
                <c:pt idx="3">
                  <c:v>City-48</c:v>
                </c:pt>
                <c:pt idx="4">
                  <c:v>City-26</c:v>
                </c:pt>
              </c:strCache>
            </c:strRef>
          </c:cat>
          <c:val>
            <c:numRef>
              <c:f>'city-done'!$B$2:$B$6</c:f>
              <c:numCache>
                <c:formatCode>General</c:formatCode>
                <c:ptCount val="5"/>
                <c:pt idx="0">
                  <c:v>190</c:v>
                </c:pt>
                <c:pt idx="1">
                  <c:v>177</c:v>
                </c:pt>
                <c:pt idx="2">
                  <c:v>188</c:v>
                </c:pt>
                <c:pt idx="3">
                  <c:v>202</c:v>
                </c:pt>
                <c:pt idx="4">
                  <c:v>192</c:v>
                </c:pt>
              </c:numCache>
            </c:numRef>
          </c:val>
          <c:extLst>
            <c:ext xmlns:c16="http://schemas.microsoft.com/office/drawing/2014/chart" uri="{C3380CC4-5D6E-409C-BE32-E72D297353CC}">
              <c16:uniqueId val="{00000000-1456-47C4-B029-D415070893DF}"/>
            </c:ext>
          </c:extLst>
        </c:ser>
        <c:ser>
          <c:idx val="1"/>
          <c:order val="1"/>
          <c:tx>
            <c:strRef>
              <c:f>'city-done'!$C$1</c:f>
              <c:strCache>
                <c:ptCount val="1"/>
                <c:pt idx="0">
                  <c:v>fraud_transactions</c:v>
                </c:pt>
              </c:strCache>
            </c:strRef>
          </c:tx>
          <c:spPr>
            <a:solidFill>
              <a:schemeClr val="accent2"/>
            </a:solidFill>
            <a:ln>
              <a:noFill/>
            </a:ln>
            <a:effectLst/>
          </c:spPr>
          <c:invertIfNegative val="0"/>
          <c:cat>
            <c:strRef>
              <c:f>'city-done'!$A$2:$A$6</c:f>
              <c:strCache>
                <c:ptCount val="5"/>
                <c:pt idx="0">
                  <c:v>City-6</c:v>
                </c:pt>
                <c:pt idx="1">
                  <c:v>City-31</c:v>
                </c:pt>
                <c:pt idx="2">
                  <c:v>City-1</c:v>
                </c:pt>
                <c:pt idx="3">
                  <c:v>City-48</c:v>
                </c:pt>
                <c:pt idx="4">
                  <c:v>City-26</c:v>
                </c:pt>
              </c:strCache>
            </c:strRef>
          </c:cat>
          <c:val>
            <c:numRef>
              <c:f>'city-done'!$C$2:$C$6</c:f>
              <c:numCache>
                <c:formatCode>General</c:formatCode>
                <c:ptCount val="5"/>
                <c:pt idx="0">
                  <c:v>114</c:v>
                </c:pt>
                <c:pt idx="1">
                  <c:v>102</c:v>
                </c:pt>
                <c:pt idx="2">
                  <c:v>108</c:v>
                </c:pt>
                <c:pt idx="3">
                  <c:v>115</c:v>
                </c:pt>
                <c:pt idx="4">
                  <c:v>109</c:v>
                </c:pt>
              </c:numCache>
            </c:numRef>
          </c:val>
          <c:extLst>
            <c:ext xmlns:c16="http://schemas.microsoft.com/office/drawing/2014/chart" uri="{C3380CC4-5D6E-409C-BE32-E72D297353CC}">
              <c16:uniqueId val="{00000001-1456-47C4-B029-D415070893DF}"/>
            </c:ext>
          </c:extLst>
        </c:ser>
        <c:ser>
          <c:idx val="2"/>
          <c:order val="2"/>
          <c:tx>
            <c:strRef>
              <c:f>'city-done'!$D$1</c:f>
              <c:strCache>
                <c:ptCount val="1"/>
                <c:pt idx="0">
                  <c:v>fraud_rate</c:v>
                </c:pt>
              </c:strCache>
            </c:strRef>
          </c:tx>
          <c:spPr>
            <a:solidFill>
              <a:srgbClr val="7030A0"/>
            </a:solidFill>
            <a:ln>
              <a:noFill/>
            </a:ln>
            <a:effectLst/>
          </c:spPr>
          <c:invertIfNegative val="0"/>
          <c:cat>
            <c:strRef>
              <c:f>'city-done'!$A$2:$A$6</c:f>
              <c:strCache>
                <c:ptCount val="5"/>
                <c:pt idx="0">
                  <c:v>City-6</c:v>
                </c:pt>
                <c:pt idx="1">
                  <c:v>City-31</c:v>
                </c:pt>
                <c:pt idx="2">
                  <c:v>City-1</c:v>
                </c:pt>
                <c:pt idx="3">
                  <c:v>City-48</c:v>
                </c:pt>
                <c:pt idx="4">
                  <c:v>City-26</c:v>
                </c:pt>
              </c:strCache>
            </c:strRef>
          </c:cat>
          <c:val>
            <c:numRef>
              <c:f>'city-done'!$D$2:$D$6</c:f>
              <c:numCache>
                <c:formatCode>0</c:formatCode>
                <c:ptCount val="5"/>
                <c:pt idx="0">
                  <c:v>60</c:v>
                </c:pt>
                <c:pt idx="1">
                  <c:v>57.627118644067799</c:v>
                </c:pt>
                <c:pt idx="2">
                  <c:v>57.446808510638299</c:v>
                </c:pt>
                <c:pt idx="3">
                  <c:v>56.930693069306933</c:v>
                </c:pt>
                <c:pt idx="4">
                  <c:v>56.770833333333343</c:v>
                </c:pt>
              </c:numCache>
            </c:numRef>
          </c:val>
          <c:extLst>
            <c:ext xmlns:c16="http://schemas.microsoft.com/office/drawing/2014/chart" uri="{C3380CC4-5D6E-409C-BE32-E72D297353CC}">
              <c16:uniqueId val="{00000002-1456-47C4-B029-D415070893DF}"/>
            </c:ext>
          </c:extLst>
        </c:ser>
        <c:dLbls>
          <c:showLegendKey val="0"/>
          <c:showVal val="0"/>
          <c:showCatName val="0"/>
          <c:showSerName val="0"/>
          <c:showPercent val="0"/>
          <c:showBubbleSize val="0"/>
        </c:dLbls>
        <c:gapWidth val="219"/>
        <c:overlap val="-27"/>
        <c:axId val="105127791"/>
        <c:axId val="105133551"/>
      </c:barChart>
      <c:catAx>
        <c:axId val="1051277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105133551"/>
        <c:crosses val="autoZero"/>
        <c:auto val="1"/>
        <c:lblAlgn val="ctr"/>
        <c:lblOffset val="100"/>
        <c:noMultiLvlLbl val="0"/>
      </c:catAx>
      <c:valAx>
        <c:axId val="1051335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1051277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showDLblsOverMax val="0"/>
  </c:chart>
  <c:spPr>
    <a:solidFill>
      <a:schemeClr val="bg1"/>
    </a:solidFill>
    <a:ln w="9525" cap="flat" cmpd="sng" algn="ctr">
      <a:solidFill>
        <a:schemeClr val="dk1"/>
      </a:solidFill>
      <a:round/>
    </a:ln>
    <a:effectLst/>
  </c:spPr>
  <c:txPr>
    <a:bodyPr/>
    <a:lstStyle/>
    <a:p>
      <a:pPr>
        <a:defRPr/>
      </a:pPr>
      <a:endParaRPr lang="id-ID"/>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5</Pages>
  <Words>874</Words>
  <Characters>4983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Daffa Syahreza</dc:creator>
  <cp:lastModifiedBy>Asus Vivobook</cp:lastModifiedBy>
  <cp:revision>6</cp:revision>
  <cp:lastPrinted>2026-06-22T06:58:00Z</cp:lastPrinted>
  <dcterms:created xsi:type="dcterms:W3CDTF">2026-06-22T05:55:00Z</dcterms:created>
  <dcterms:modified xsi:type="dcterms:W3CDTF">2026-06-22T06:59:00Z</dcterms:modified>
</cp:coreProperties>
</file>